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0B106" w14:textId="3FCF73F0" w:rsidR="009B36F4" w:rsidRPr="00DD637F" w:rsidRDefault="009B36F4" w:rsidP="009B36F4">
      <w:pPr>
        <w:spacing w:line="480" w:lineRule="auto"/>
        <w:rPr>
          <w:sz w:val="20"/>
          <w:szCs w:val="20"/>
        </w:rPr>
      </w:pPr>
      <w:bookmarkStart w:id="0" w:name="_Hlk61270317"/>
      <w:bookmarkStart w:id="1" w:name="_Hlk47450703"/>
      <w:r w:rsidRPr="00DD637F">
        <w:rPr>
          <w:b/>
          <w:sz w:val="20"/>
          <w:szCs w:val="20"/>
        </w:rPr>
        <w:t>Seasonal</w:t>
      </w:r>
      <w:r w:rsidR="003E0CB5" w:rsidRPr="00DD637F">
        <w:rPr>
          <w:b/>
          <w:sz w:val="20"/>
          <w:szCs w:val="20"/>
        </w:rPr>
        <w:t xml:space="preserve"> patterns</w:t>
      </w:r>
      <w:r w:rsidRPr="00DD637F">
        <w:rPr>
          <w:b/>
          <w:sz w:val="20"/>
          <w:szCs w:val="20"/>
        </w:rPr>
        <w:t xml:space="preserve"> </w:t>
      </w:r>
      <w:r w:rsidR="003E0CB5" w:rsidRPr="00DD637F">
        <w:rPr>
          <w:b/>
          <w:sz w:val="20"/>
          <w:szCs w:val="20"/>
        </w:rPr>
        <w:t xml:space="preserve">of </w:t>
      </w:r>
      <w:r w:rsidRPr="00DD637F">
        <w:rPr>
          <w:b/>
          <w:sz w:val="20"/>
          <w:szCs w:val="20"/>
        </w:rPr>
        <w:t>living kidney donation in the United States from 1995</w:t>
      </w:r>
      <w:r w:rsidR="00DB0229" w:rsidRPr="00DD637F">
        <w:rPr>
          <w:b/>
          <w:sz w:val="20"/>
          <w:szCs w:val="20"/>
        </w:rPr>
        <w:t xml:space="preserve"> </w:t>
      </w:r>
      <w:r w:rsidR="00E6531E" w:rsidRPr="00DD637F">
        <w:rPr>
          <w:b/>
          <w:sz w:val="20"/>
          <w:szCs w:val="20"/>
        </w:rPr>
        <w:t xml:space="preserve">to </w:t>
      </w:r>
      <w:r w:rsidR="009E4F55" w:rsidRPr="00DD637F">
        <w:rPr>
          <w:b/>
          <w:sz w:val="20"/>
          <w:szCs w:val="20"/>
        </w:rPr>
        <w:t>2023</w:t>
      </w:r>
    </w:p>
    <w:bookmarkEnd w:id="0"/>
    <w:p w14:paraId="34740707" w14:textId="20BC2F37" w:rsidR="009B36F4" w:rsidRPr="00DD637F" w:rsidRDefault="009B36F4" w:rsidP="009B36F4">
      <w:pPr>
        <w:spacing w:line="480" w:lineRule="auto"/>
        <w:rPr>
          <w:color w:val="000000"/>
          <w:sz w:val="20"/>
          <w:szCs w:val="20"/>
        </w:rPr>
      </w:pPr>
      <w:r w:rsidRPr="00DD637F">
        <w:rPr>
          <w:sz w:val="20"/>
          <w:szCs w:val="20"/>
        </w:rPr>
        <w:t>Andrew Arking (1</w:t>
      </w:r>
      <w:r w:rsidR="00EB1843" w:rsidRPr="00DD637F">
        <w:rPr>
          <w:sz w:val="20"/>
          <w:szCs w:val="20"/>
        </w:rPr>
        <w:t>,2</w:t>
      </w:r>
      <w:r w:rsidRPr="00DD637F">
        <w:rPr>
          <w:sz w:val="20"/>
          <w:szCs w:val="20"/>
        </w:rPr>
        <w:t xml:space="preserve">), Gabriella Kaddu </w:t>
      </w:r>
      <w:r w:rsidR="00EB1843" w:rsidRPr="00DD637F">
        <w:rPr>
          <w:sz w:val="20"/>
          <w:szCs w:val="20"/>
        </w:rPr>
        <w:t xml:space="preserve">MD </w:t>
      </w:r>
      <w:r w:rsidRPr="00DD637F">
        <w:rPr>
          <w:sz w:val="20"/>
          <w:szCs w:val="20"/>
        </w:rPr>
        <w:t>(</w:t>
      </w:r>
      <w:r w:rsidR="00EB1843" w:rsidRPr="00DD637F">
        <w:rPr>
          <w:sz w:val="20"/>
          <w:szCs w:val="20"/>
        </w:rPr>
        <w:t>3</w:t>
      </w:r>
      <w:r w:rsidRPr="00DD637F">
        <w:rPr>
          <w:sz w:val="20"/>
          <w:szCs w:val="20"/>
        </w:rPr>
        <w:t>), Dorry L. Segev MD PhD (</w:t>
      </w:r>
      <w:r w:rsidR="00EB1843" w:rsidRPr="00DD637F">
        <w:rPr>
          <w:sz w:val="20"/>
          <w:szCs w:val="20"/>
        </w:rPr>
        <w:t>4</w:t>
      </w:r>
      <w:r w:rsidRPr="00DD637F">
        <w:rPr>
          <w:sz w:val="20"/>
          <w:szCs w:val="20"/>
        </w:rPr>
        <w:t>,</w:t>
      </w:r>
      <w:r w:rsidR="00EB1843" w:rsidRPr="00DD637F">
        <w:rPr>
          <w:sz w:val="20"/>
          <w:szCs w:val="20"/>
        </w:rPr>
        <w:t>5</w:t>
      </w:r>
      <w:r w:rsidR="009207DC" w:rsidRPr="00DD637F">
        <w:rPr>
          <w:sz w:val="20"/>
          <w:szCs w:val="20"/>
        </w:rPr>
        <w:t>,6</w:t>
      </w:r>
      <w:r w:rsidRPr="00DD637F">
        <w:rPr>
          <w:sz w:val="20"/>
          <w:szCs w:val="20"/>
        </w:rPr>
        <w:t xml:space="preserve">), </w:t>
      </w:r>
      <w:r w:rsidRPr="00DD637F">
        <w:rPr>
          <w:color w:val="000000"/>
          <w:sz w:val="20"/>
          <w:szCs w:val="20"/>
        </w:rPr>
        <w:t>Jacqueline Garonzik-Wang MD PhD (</w:t>
      </w:r>
      <w:r w:rsidR="00680C61" w:rsidRPr="00DD637F">
        <w:rPr>
          <w:color w:val="000000"/>
          <w:sz w:val="20"/>
          <w:szCs w:val="20"/>
        </w:rPr>
        <w:t>7</w:t>
      </w:r>
      <w:r w:rsidRPr="00DD637F">
        <w:rPr>
          <w:color w:val="000000"/>
          <w:sz w:val="20"/>
          <w:szCs w:val="20"/>
        </w:rPr>
        <w:t xml:space="preserve">), </w:t>
      </w:r>
      <w:r w:rsidR="001F75BC" w:rsidRPr="00DD637F">
        <w:rPr>
          <w:color w:val="000000"/>
          <w:sz w:val="20"/>
          <w:szCs w:val="20"/>
        </w:rPr>
        <w:t xml:space="preserve">Jon Snyder (6), </w:t>
      </w:r>
      <w:r w:rsidRPr="00DD637F">
        <w:rPr>
          <w:color w:val="000000"/>
          <w:sz w:val="20"/>
          <w:szCs w:val="20"/>
        </w:rPr>
        <w:t>Abimereki D. Muzaale MD MPH (1),</w:t>
      </w:r>
      <w:r w:rsidRPr="00DD637F">
        <w:rPr>
          <w:sz w:val="20"/>
          <w:szCs w:val="20"/>
        </w:rPr>
        <w:t xml:space="preserve"> and </w:t>
      </w:r>
      <w:r w:rsidRPr="00DD637F">
        <w:rPr>
          <w:color w:val="000000"/>
          <w:sz w:val="20"/>
          <w:szCs w:val="20"/>
        </w:rPr>
        <w:t xml:space="preserve">Fawaz Al </w:t>
      </w:r>
      <w:proofErr w:type="spellStart"/>
      <w:r w:rsidRPr="00DD637F">
        <w:rPr>
          <w:color w:val="000000"/>
          <w:sz w:val="20"/>
          <w:szCs w:val="20"/>
        </w:rPr>
        <w:t>Ammary</w:t>
      </w:r>
      <w:proofErr w:type="spellEnd"/>
      <w:r w:rsidRPr="00DD637F">
        <w:rPr>
          <w:color w:val="000000"/>
          <w:sz w:val="20"/>
          <w:szCs w:val="20"/>
        </w:rPr>
        <w:t xml:space="preserve"> MD PhD (</w:t>
      </w:r>
      <w:r w:rsidR="00EB1843" w:rsidRPr="00DD637F">
        <w:rPr>
          <w:color w:val="000000"/>
          <w:sz w:val="20"/>
          <w:szCs w:val="20"/>
        </w:rPr>
        <w:t>7</w:t>
      </w:r>
      <w:r w:rsidRPr="00DD637F">
        <w:rPr>
          <w:color w:val="000000"/>
          <w:sz w:val="20"/>
          <w:szCs w:val="20"/>
        </w:rPr>
        <w:t>)</w:t>
      </w:r>
    </w:p>
    <w:p w14:paraId="0C495F8D" w14:textId="4B7368CF" w:rsidR="009B36F4" w:rsidRPr="00DD637F" w:rsidRDefault="009B36F4" w:rsidP="00EB1843">
      <w:pPr>
        <w:spacing w:line="480" w:lineRule="auto"/>
        <w:rPr>
          <w:color w:val="000000"/>
          <w:sz w:val="20"/>
          <w:szCs w:val="20"/>
        </w:rPr>
      </w:pPr>
      <w:r w:rsidRPr="00DD637F">
        <w:rPr>
          <w:color w:val="000000"/>
          <w:sz w:val="20"/>
          <w:szCs w:val="20"/>
        </w:rPr>
        <w:t>**AM and FA contributed equally to this manuscript</w:t>
      </w:r>
    </w:p>
    <w:p w14:paraId="75E35479" w14:textId="77777777" w:rsidR="009B36F4" w:rsidRPr="00DD637F" w:rsidRDefault="009B36F4" w:rsidP="009B36F4">
      <w:pPr>
        <w:pStyle w:val="NormalWeb"/>
        <w:spacing w:before="0" w:beforeAutospacing="0" w:after="0" w:afterAutospacing="0" w:line="480" w:lineRule="auto"/>
        <w:rPr>
          <w:rFonts w:ascii="Calibri" w:hAnsi="Calibri" w:cs="Calibri"/>
          <w:color w:val="000000"/>
          <w:sz w:val="20"/>
          <w:szCs w:val="20"/>
        </w:rPr>
      </w:pPr>
      <w:commentRangeStart w:id="2"/>
      <w:r w:rsidRPr="00DD637F">
        <w:rPr>
          <w:rFonts w:ascii="Calibri" w:hAnsi="Calibri" w:cs="Calibri"/>
          <w:color w:val="000000"/>
          <w:sz w:val="20"/>
          <w:szCs w:val="20"/>
        </w:rPr>
        <w:t xml:space="preserve">(1) </w:t>
      </w:r>
      <w:commentRangeEnd w:id="2"/>
      <w:r w:rsidR="00A36F0D" w:rsidRPr="00DD637F">
        <w:rPr>
          <w:rStyle w:val="CommentReference"/>
          <w:rFonts w:ascii="Calibri" w:eastAsia="Calibri" w:hAnsi="Calibri" w:cs="Calibri"/>
          <w:sz w:val="20"/>
          <w:szCs w:val="20"/>
        </w:rPr>
        <w:commentReference w:id="2"/>
      </w:r>
      <w:r w:rsidRPr="00DD637F">
        <w:rPr>
          <w:rFonts w:ascii="Calibri" w:hAnsi="Calibri" w:cs="Calibri"/>
          <w:color w:val="000000"/>
          <w:sz w:val="20"/>
          <w:szCs w:val="20"/>
        </w:rPr>
        <w:t>Department of Surgery, Johns Hopkins University School of Medicine, Baltimore, MD.</w:t>
      </w:r>
    </w:p>
    <w:p w14:paraId="05D08411" w14:textId="546EDEC3" w:rsidR="00EB1843" w:rsidRPr="00DD637F" w:rsidRDefault="00EB1843" w:rsidP="009B36F4">
      <w:pPr>
        <w:pStyle w:val="NormalWeb"/>
        <w:spacing w:before="0" w:beforeAutospacing="0" w:after="0" w:afterAutospacing="0" w:line="480" w:lineRule="auto"/>
        <w:rPr>
          <w:rFonts w:ascii="Calibri" w:hAnsi="Calibri" w:cs="Calibri"/>
          <w:color w:val="000000"/>
          <w:sz w:val="20"/>
          <w:szCs w:val="20"/>
        </w:rPr>
      </w:pPr>
      <w:r w:rsidRPr="00DD637F">
        <w:rPr>
          <w:rFonts w:ascii="Calibri" w:hAnsi="Calibri" w:cs="Calibri"/>
          <w:color w:val="000000"/>
          <w:sz w:val="20"/>
          <w:szCs w:val="20"/>
        </w:rPr>
        <w:t>(2) Department of Medicine, Albert Einstein College of Medicine, New York, NY.</w:t>
      </w:r>
    </w:p>
    <w:p w14:paraId="7FFC5225" w14:textId="785D39C1" w:rsidR="00EB1843" w:rsidRPr="00DD637F" w:rsidRDefault="00EB1843" w:rsidP="009B36F4">
      <w:pPr>
        <w:pStyle w:val="NormalWeb"/>
        <w:spacing w:before="0" w:beforeAutospacing="0" w:after="0" w:afterAutospacing="0" w:line="480" w:lineRule="auto"/>
        <w:rPr>
          <w:rFonts w:ascii="Calibri" w:hAnsi="Calibri" w:cs="Calibri"/>
          <w:color w:val="000000"/>
          <w:sz w:val="20"/>
          <w:szCs w:val="20"/>
        </w:rPr>
      </w:pPr>
      <w:r w:rsidRPr="00DD637F">
        <w:rPr>
          <w:rFonts w:ascii="Calibri" w:hAnsi="Calibri" w:cs="Calibri"/>
          <w:color w:val="000000"/>
          <w:sz w:val="20"/>
          <w:szCs w:val="20"/>
        </w:rPr>
        <w:t xml:space="preserve">(3) </w:t>
      </w:r>
      <w:r w:rsidR="00DB6C53" w:rsidRPr="00DD637F">
        <w:rPr>
          <w:rFonts w:ascii="Calibri" w:hAnsi="Calibri" w:cs="Calibri"/>
          <w:color w:val="000000"/>
          <w:sz w:val="20"/>
          <w:szCs w:val="20"/>
        </w:rPr>
        <w:t>Department of Radiology, University of Rochester, Rochester, NY</w:t>
      </w:r>
      <w:r w:rsidR="00932060" w:rsidRPr="00DD637F">
        <w:rPr>
          <w:rFonts w:ascii="Calibri" w:hAnsi="Calibri" w:cs="Calibri"/>
          <w:color w:val="000000"/>
          <w:sz w:val="20"/>
          <w:szCs w:val="20"/>
        </w:rPr>
        <w:t>.</w:t>
      </w:r>
    </w:p>
    <w:p w14:paraId="2D2CA543" w14:textId="5F2E331A" w:rsidR="009B36F4" w:rsidRPr="00DD637F" w:rsidRDefault="009B36F4" w:rsidP="009B36F4">
      <w:pPr>
        <w:pStyle w:val="NormalWeb"/>
        <w:spacing w:before="0" w:beforeAutospacing="0" w:after="0" w:afterAutospacing="0" w:line="480" w:lineRule="auto"/>
        <w:rPr>
          <w:rFonts w:ascii="Calibri" w:hAnsi="Calibri" w:cs="Calibri"/>
          <w:sz w:val="20"/>
          <w:szCs w:val="20"/>
        </w:rPr>
      </w:pPr>
      <w:r w:rsidRPr="00DD637F">
        <w:rPr>
          <w:rFonts w:ascii="Calibri" w:hAnsi="Calibri" w:cs="Calibri"/>
          <w:color w:val="000000"/>
          <w:sz w:val="20"/>
          <w:szCs w:val="20"/>
        </w:rPr>
        <w:t>(</w:t>
      </w:r>
      <w:r w:rsidR="00EB1843" w:rsidRPr="00DD637F">
        <w:rPr>
          <w:rFonts w:ascii="Calibri" w:hAnsi="Calibri" w:cs="Calibri"/>
          <w:color w:val="000000"/>
          <w:sz w:val="20"/>
          <w:szCs w:val="20"/>
        </w:rPr>
        <w:t>4</w:t>
      </w:r>
      <w:r w:rsidRPr="00DD637F">
        <w:rPr>
          <w:rFonts w:ascii="Calibri" w:hAnsi="Calibri" w:cs="Calibri"/>
          <w:color w:val="000000"/>
          <w:sz w:val="20"/>
          <w:szCs w:val="20"/>
        </w:rPr>
        <w:t xml:space="preserve">) Department of </w:t>
      </w:r>
      <w:r w:rsidR="001A1D54" w:rsidRPr="00DD637F">
        <w:rPr>
          <w:rFonts w:ascii="Calibri" w:hAnsi="Calibri" w:cs="Calibri"/>
          <w:color w:val="000000"/>
          <w:sz w:val="20"/>
          <w:szCs w:val="20"/>
        </w:rPr>
        <w:t>Surgery</w:t>
      </w:r>
      <w:r w:rsidRPr="00DD637F">
        <w:rPr>
          <w:rFonts w:ascii="Calibri" w:hAnsi="Calibri" w:cs="Calibri"/>
          <w:color w:val="000000"/>
          <w:sz w:val="20"/>
          <w:szCs w:val="20"/>
        </w:rPr>
        <w:t xml:space="preserve">, </w:t>
      </w:r>
      <w:r w:rsidR="001A1D54" w:rsidRPr="00DD637F">
        <w:rPr>
          <w:rFonts w:ascii="Calibri" w:hAnsi="Calibri" w:cs="Calibri"/>
          <w:color w:val="000000"/>
          <w:sz w:val="20"/>
          <w:szCs w:val="20"/>
        </w:rPr>
        <w:t xml:space="preserve">New York University </w:t>
      </w:r>
      <w:r w:rsidR="00321C1F" w:rsidRPr="00DD637F">
        <w:rPr>
          <w:rFonts w:ascii="Calibri" w:hAnsi="Calibri" w:cs="Calibri"/>
          <w:color w:val="000000"/>
          <w:sz w:val="20"/>
          <w:szCs w:val="20"/>
        </w:rPr>
        <w:t xml:space="preserve">Grossman </w:t>
      </w:r>
      <w:r w:rsidR="001A1D54" w:rsidRPr="00DD637F">
        <w:rPr>
          <w:rFonts w:ascii="Calibri" w:hAnsi="Calibri" w:cs="Calibri"/>
          <w:color w:val="000000"/>
          <w:sz w:val="20"/>
          <w:szCs w:val="20"/>
        </w:rPr>
        <w:t>School of Medicine</w:t>
      </w:r>
      <w:r w:rsidRPr="00DD637F">
        <w:rPr>
          <w:rFonts w:ascii="Calibri" w:hAnsi="Calibri" w:cs="Calibri"/>
          <w:color w:val="000000"/>
          <w:sz w:val="20"/>
          <w:szCs w:val="20"/>
        </w:rPr>
        <w:t xml:space="preserve">, </w:t>
      </w:r>
      <w:r w:rsidR="001A1D54" w:rsidRPr="00DD637F">
        <w:rPr>
          <w:rFonts w:ascii="Calibri" w:hAnsi="Calibri" w:cs="Calibri"/>
          <w:color w:val="000000"/>
          <w:sz w:val="20"/>
          <w:szCs w:val="20"/>
        </w:rPr>
        <w:t>New York</w:t>
      </w:r>
      <w:r w:rsidRPr="00DD637F">
        <w:rPr>
          <w:rFonts w:ascii="Calibri" w:hAnsi="Calibri" w:cs="Calibri"/>
          <w:color w:val="000000"/>
          <w:sz w:val="20"/>
          <w:szCs w:val="20"/>
        </w:rPr>
        <w:t xml:space="preserve">, </w:t>
      </w:r>
      <w:r w:rsidR="001A1D54" w:rsidRPr="00DD637F">
        <w:rPr>
          <w:rFonts w:ascii="Calibri" w:hAnsi="Calibri" w:cs="Calibri"/>
          <w:color w:val="000000"/>
          <w:sz w:val="20"/>
          <w:szCs w:val="20"/>
        </w:rPr>
        <w:t>NY</w:t>
      </w:r>
      <w:r w:rsidRPr="00DD637F">
        <w:rPr>
          <w:rFonts w:ascii="Calibri" w:hAnsi="Calibri" w:cs="Calibri"/>
          <w:color w:val="000000"/>
          <w:sz w:val="20"/>
          <w:szCs w:val="20"/>
        </w:rPr>
        <w:t>.</w:t>
      </w:r>
    </w:p>
    <w:p w14:paraId="2D003545" w14:textId="16720FBD" w:rsidR="00E76050" w:rsidRPr="00DD637F" w:rsidRDefault="00E76050" w:rsidP="009B36F4">
      <w:pPr>
        <w:pStyle w:val="NormalWeb"/>
        <w:spacing w:before="0" w:beforeAutospacing="0" w:after="0" w:afterAutospacing="0" w:line="480" w:lineRule="auto"/>
        <w:rPr>
          <w:rFonts w:ascii="Calibri" w:hAnsi="Calibri" w:cs="Calibri"/>
          <w:sz w:val="20"/>
          <w:szCs w:val="20"/>
        </w:rPr>
      </w:pPr>
      <w:r w:rsidRPr="00DD637F">
        <w:rPr>
          <w:rFonts w:ascii="Calibri" w:hAnsi="Calibri" w:cs="Calibri"/>
          <w:color w:val="000000"/>
          <w:sz w:val="20"/>
          <w:szCs w:val="20"/>
        </w:rPr>
        <w:t>(5) Department of Population Health, New York University Grossman School of Medicine, New York, NY.</w:t>
      </w:r>
    </w:p>
    <w:p w14:paraId="24CCC632" w14:textId="6B6AA0FE" w:rsidR="009B36F4" w:rsidRPr="00DD637F" w:rsidRDefault="009B36F4" w:rsidP="009B36F4">
      <w:pPr>
        <w:pStyle w:val="NormalWeb"/>
        <w:spacing w:before="0" w:beforeAutospacing="0" w:after="0" w:afterAutospacing="0" w:line="480" w:lineRule="auto"/>
        <w:rPr>
          <w:rFonts w:ascii="Calibri" w:hAnsi="Calibri" w:cs="Calibri"/>
          <w:color w:val="000000"/>
          <w:sz w:val="20"/>
          <w:szCs w:val="20"/>
        </w:rPr>
      </w:pPr>
      <w:r w:rsidRPr="00DD637F">
        <w:rPr>
          <w:rFonts w:ascii="Calibri" w:hAnsi="Calibri" w:cs="Calibri"/>
          <w:color w:val="000000"/>
          <w:sz w:val="20"/>
          <w:szCs w:val="20"/>
        </w:rPr>
        <w:t>(</w:t>
      </w:r>
      <w:r w:rsidR="009207DC" w:rsidRPr="00DD637F">
        <w:rPr>
          <w:rFonts w:ascii="Calibri" w:hAnsi="Calibri" w:cs="Calibri"/>
          <w:color w:val="000000"/>
          <w:sz w:val="20"/>
          <w:szCs w:val="20"/>
        </w:rPr>
        <w:t>6</w:t>
      </w:r>
      <w:r w:rsidRPr="00DD637F">
        <w:rPr>
          <w:rFonts w:ascii="Calibri" w:hAnsi="Calibri" w:cs="Calibri"/>
          <w:color w:val="000000"/>
          <w:sz w:val="20"/>
          <w:szCs w:val="20"/>
        </w:rPr>
        <w:t>) Scientific Registry of Transplant Recipients, Minneapolis, MN</w:t>
      </w:r>
    </w:p>
    <w:p w14:paraId="4CB59ED9" w14:textId="6117B048" w:rsidR="00EB1843" w:rsidRPr="00DD637F" w:rsidRDefault="00EB1843" w:rsidP="009B36F4">
      <w:pPr>
        <w:pStyle w:val="NormalWeb"/>
        <w:spacing w:before="0" w:beforeAutospacing="0" w:after="0" w:afterAutospacing="0" w:line="480" w:lineRule="auto"/>
        <w:rPr>
          <w:rFonts w:ascii="Calibri" w:hAnsi="Calibri" w:cs="Calibri"/>
          <w:color w:val="000000"/>
          <w:sz w:val="20"/>
          <w:szCs w:val="20"/>
        </w:rPr>
      </w:pPr>
      <w:r w:rsidRPr="00DD637F">
        <w:rPr>
          <w:rFonts w:ascii="Calibri" w:hAnsi="Calibri" w:cs="Calibri"/>
          <w:color w:val="000000"/>
          <w:sz w:val="20"/>
          <w:szCs w:val="20"/>
        </w:rPr>
        <w:t>(</w:t>
      </w:r>
      <w:r w:rsidR="009207DC" w:rsidRPr="00DD637F">
        <w:rPr>
          <w:rFonts w:ascii="Calibri" w:hAnsi="Calibri" w:cs="Calibri"/>
          <w:color w:val="000000"/>
          <w:sz w:val="20"/>
          <w:szCs w:val="20"/>
        </w:rPr>
        <w:t>7</w:t>
      </w:r>
      <w:r w:rsidRPr="00DD637F">
        <w:rPr>
          <w:rFonts w:ascii="Calibri" w:hAnsi="Calibri" w:cs="Calibri"/>
          <w:color w:val="000000"/>
          <w:sz w:val="20"/>
          <w:szCs w:val="20"/>
        </w:rPr>
        <w:t xml:space="preserve">) Department of Surgery, </w:t>
      </w:r>
      <w:r w:rsidRPr="00DD637F">
        <w:rPr>
          <w:rFonts w:ascii="Calibri" w:hAnsi="Calibri" w:cs="Calibri"/>
          <w:color w:val="333333"/>
          <w:sz w:val="20"/>
          <w:szCs w:val="20"/>
          <w:shd w:val="clear" w:color="auto" w:fill="FFFFFF"/>
        </w:rPr>
        <w:t>University of Wisconsin School of Medicine and Public Health, Madison, WI.</w:t>
      </w:r>
    </w:p>
    <w:p w14:paraId="405A29DC" w14:textId="319522B3" w:rsidR="009B36F4" w:rsidRPr="00DD637F" w:rsidRDefault="009B36F4" w:rsidP="00723B6B">
      <w:pPr>
        <w:pStyle w:val="NormalWeb"/>
        <w:spacing w:before="0" w:beforeAutospacing="0" w:after="0" w:afterAutospacing="0" w:line="480" w:lineRule="auto"/>
        <w:rPr>
          <w:rFonts w:ascii="Calibri" w:hAnsi="Calibri" w:cs="Calibri"/>
          <w:color w:val="000000"/>
          <w:sz w:val="20"/>
          <w:szCs w:val="20"/>
        </w:rPr>
      </w:pPr>
      <w:r w:rsidRPr="00DD637F">
        <w:rPr>
          <w:rFonts w:ascii="Calibri" w:hAnsi="Calibri" w:cs="Calibri"/>
          <w:color w:val="000000"/>
          <w:sz w:val="20"/>
          <w:szCs w:val="20"/>
        </w:rPr>
        <w:t>(</w:t>
      </w:r>
      <w:r w:rsidR="005421E5" w:rsidRPr="00DD637F">
        <w:rPr>
          <w:rFonts w:ascii="Calibri" w:hAnsi="Calibri" w:cs="Calibri"/>
          <w:color w:val="000000"/>
          <w:sz w:val="20"/>
          <w:szCs w:val="20"/>
        </w:rPr>
        <w:t>8</w:t>
      </w:r>
      <w:r w:rsidRPr="00DD637F">
        <w:rPr>
          <w:rFonts w:ascii="Calibri" w:hAnsi="Calibri" w:cs="Calibri"/>
          <w:color w:val="000000"/>
          <w:sz w:val="20"/>
          <w:szCs w:val="20"/>
        </w:rPr>
        <w:t xml:space="preserve">) Department of Medicine, </w:t>
      </w:r>
      <w:r w:rsidR="00EB1843" w:rsidRPr="00DD637F">
        <w:rPr>
          <w:rFonts w:ascii="Calibri" w:hAnsi="Calibri" w:cs="Calibri"/>
          <w:color w:val="000000"/>
          <w:sz w:val="20"/>
          <w:szCs w:val="20"/>
        </w:rPr>
        <w:t>University of California Irvine School of Medicine, Irvine, CA.</w:t>
      </w:r>
    </w:p>
    <w:p w14:paraId="586E0FE8" w14:textId="77777777" w:rsidR="00185F8C" w:rsidRPr="00DD637F" w:rsidRDefault="00185F8C" w:rsidP="00723B6B">
      <w:pPr>
        <w:pStyle w:val="NormalWeb"/>
        <w:spacing w:before="0" w:beforeAutospacing="0" w:after="0" w:afterAutospacing="0" w:line="480" w:lineRule="auto"/>
        <w:rPr>
          <w:rFonts w:ascii="Calibri" w:hAnsi="Calibri" w:cs="Calibri"/>
          <w:sz w:val="20"/>
          <w:szCs w:val="20"/>
        </w:rPr>
      </w:pPr>
    </w:p>
    <w:p w14:paraId="5E04ACF2" w14:textId="56F9D4DC" w:rsidR="009B36F4" w:rsidRPr="00DD637F" w:rsidRDefault="009B36F4" w:rsidP="009B36F4">
      <w:pPr>
        <w:spacing w:line="480" w:lineRule="auto"/>
        <w:rPr>
          <w:sz w:val="20"/>
          <w:szCs w:val="20"/>
        </w:rPr>
      </w:pPr>
      <w:r w:rsidRPr="00DD637F">
        <w:rPr>
          <w:sz w:val="20"/>
          <w:szCs w:val="20"/>
        </w:rPr>
        <w:t xml:space="preserve">Keywords: </w:t>
      </w:r>
      <w:r w:rsidRPr="00DD637F">
        <w:rPr>
          <w:color w:val="000000"/>
          <w:sz w:val="20"/>
          <w:szCs w:val="20"/>
        </w:rPr>
        <w:t>Living</w:t>
      </w:r>
      <w:r w:rsidR="00673FC8" w:rsidRPr="00DD637F">
        <w:rPr>
          <w:color w:val="000000"/>
          <w:sz w:val="20"/>
          <w:szCs w:val="20"/>
        </w:rPr>
        <w:t xml:space="preserve"> Kidney</w:t>
      </w:r>
      <w:r w:rsidRPr="00DD637F">
        <w:rPr>
          <w:color w:val="000000"/>
          <w:sz w:val="20"/>
          <w:szCs w:val="20"/>
        </w:rPr>
        <w:t xml:space="preserve"> Donors; </w:t>
      </w:r>
      <w:r w:rsidR="00673FC8" w:rsidRPr="00DD637F">
        <w:rPr>
          <w:color w:val="000000"/>
          <w:sz w:val="20"/>
          <w:szCs w:val="20"/>
        </w:rPr>
        <w:t>Seasonality; Barriers</w:t>
      </w:r>
    </w:p>
    <w:p w14:paraId="746B9973" w14:textId="77777777" w:rsidR="009B36F4" w:rsidRPr="00DD637F" w:rsidRDefault="009B36F4" w:rsidP="009B36F4">
      <w:pPr>
        <w:spacing w:line="480" w:lineRule="auto"/>
        <w:rPr>
          <w:b/>
          <w:sz w:val="20"/>
          <w:szCs w:val="20"/>
        </w:rPr>
      </w:pPr>
      <w:r w:rsidRPr="00DD637F">
        <w:rPr>
          <w:sz w:val="20"/>
          <w:szCs w:val="20"/>
        </w:rPr>
        <w:t>Running title: Seasonal variation in living donation</w:t>
      </w:r>
    </w:p>
    <w:p w14:paraId="21BE8A58" w14:textId="50B1CB27" w:rsidR="00C941BA" w:rsidRPr="00DD637F" w:rsidRDefault="009B36F4" w:rsidP="00723B6B">
      <w:pPr>
        <w:spacing w:line="480" w:lineRule="auto"/>
        <w:rPr>
          <w:sz w:val="20"/>
          <w:szCs w:val="20"/>
        </w:rPr>
      </w:pPr>
      <w:r w:rsidRPr="00DD637F">
        <w:rPr>
          <w:sz w:val="20"/>
          <w:szCs w:val="20"/>
        </w:rPr>
        <w:t xml:space="preserve">Word count: </w:t>
      </w:r>
      <w:r w:rsidR="00EB1843" w:rsidRPr="00DD637F">
        <w:rPr>
          <w:sz w:val="20"/>
          <w:szCs w:val="20"/>
        </w:rPr>
        <w:t>1849</w:t>
      </w:r>
      <w:commentRangeStart w:id="3"/>
      <w:r w:rsidRPr="00DD637F">
        <w:rPr>
          <w:sz w:val="20"/>
          <w:szCs w:val="20"/>
        </w:rPr>
        <w:t xml:space="preserve"> (paper), </w:t>
      </w:r>
      <w:r w:rsidR="00082E8F" w:rsidRPr="00DD637F">
        <w:rPr>
          <w:sz w:val="20"/>
          <w:szCs w:val="20"/>
        </w:rPr>
        <w:t>1</w:t>
      </w:r>
      <w:r w:rsidR="00124BE3" w:rsidRPr="00DD637F">
        <w:rPr>
          <w:sz w:val="20"/>
          <w:szCs w:val="20"/>
        </w:rPr>
        <w:t>88</w:t>
      </w:r>
      <w:r w:rsidR="00C055FB" w:rsidRPr="00DD637F">
        <w:rPr>
          <w:sz w:val="20"/>
          <w:szCs w:val="20"/>
        </w:rPr>
        <w:t xml:space="preserve"> </w:t>
      </w:r>
      <w:r w:rsidRPr="00DD637F">
        <w:rPr>
          <w:sz w:val="20"/>
          <w:szCs w:val="20"/>
        </w:rPr>
        <w:t>(abstract)</w:t>
      </w:r>
      <w:commentRangeEnd w:id="3"/>
      <w:r w:rsidR="00767C2A" w:rsidRPr="00DD637F">
        <w:rPr>
          <w:rStyle w:val="CommentReference"/>
          <w:sz w:val="20"/>
          <w:szCs w:val="20"/>
        </w:rPr>
        <w:commentReference w:id="3"/>
      </w:r>
    </w:p>
    <w:p w14:paraId="6E3C4C9D" w14:textId="77777777" w:rsidR="00723B6B" w:rsidRPr="00DD637F" w:rsidRDefault="00723B6B" w:rsidP="00723B6B">
      <w:pPr>
        <w:spacing w:line="480" w:lineRule="auto"/>
        <w:rPr>
          <w:sz w:val="20"/>
          <w:szCs w:val="20"/>
        </w:rPr>
      </w:pPr>
    </w:p>
    <w:p w14:paraId="69B2F2B8" w14:textId="6526EF7D" w:rsidR="009B36F4" w:rsidRPr="00DD637F" w:rsidRDefault="009B36F4" w:rsidP="009B36F4">
      <w:pPr>
        <w:spacing w:after="0" w:line="480" w:lineRule="auto"/>
        <w:rPr>
          <w:rFonts w:eastAsia="Times New Roman"/>
          <w:sz w:val="20"/>
          <w:szCs w:val="20"/>
        </w:rPr>
      </w:pPr>
      <w:r w:rsidRPr="00DD637F">
        <w:rPr>
          <w:rFonts w:eastAsia="Times New Roman"/>
          <w:color w:val="000000"/>
          <w:sz w:val="20"/>
          <w:szCs w:val="20"/>
        </w:rPr>
        <w:t>Abimereki D. Muzaale MD MPH</w:t>
      </w:r>
    </w:p>
    <w:p w14:paraId="11165D34" w14:textId="77777777" w:rsidR="009B36F4" w:rsidRPr="00DD637F" w:rsidRDefault="009B36F4" w:rsidP="009B36F4">
      <w:pPr>
        <w:spacing w:after="0" w:line="480" w:lineRule="auto"/>
        <w:rPr>
          <w:rFonts w:eastAsia="Times New Roman"/>
          <w:sz w:val="20"/>
          <w:szCs w:val="20"/>
        </w:rPr>
      </w:pPr>
      <w:r w:rsidRPr="00DD637F">
        <w:rPr>
          <w:rFonts w:eastAsia="Times New Roman"/>
          <w:color w:val="000000"/>
          <w:sz w:val="20"/>
          <w:szCs w:val="20"/>
        </w:rPr>
        <w:t>Department of Surgery, Johns Hopkins Medical Institutions</w:t>
      </w:r>
    </w:p>
    <w:p w14:paraId="22025DFF" w14:textId="77777777" w:rsidR="009B36F4" w:rsidRPr="00DD637F" w:rsidRDefault="009B36F4" w:rsidP="009B36F4">
      <w:pPr>
        <w:spacing w:after="0" w:line="480" w:lineRule="auto"/>
        <w:rPr>
          <w:rFonts w:eastAsia="Times New Roman"/>
          <w:sz w:val="20"/>
          <w:szCs w:val="20"/>
        </w:rPr>
      </w:pPr>
      <w:r w:rsidRPr="00DD637F">
        <w:rPr>
          <w:rFonts w:eastAsia="Times New Roman"/>
          <w:color w:val="000000"/>
          <w:sz w:val="20"/>
          <w:szCs w:val="20"/>
        </w:rPr>
        <w:t>2000 E. Monument St. Baltimore, MD 21205</w:t>
      </w:r>
    </w:p>
    <w:p w14:paraId="4FDCCBC3" w14:textId="77777777" w:rsidR="009B36F4" w:rsidRPr="00DD637F" w:rsidRDefault="009B36F4" w:rsidP="009B36F4">
      <w:pPr>
        <w:spacing w:after="0" w:line="240" w:lineRule="auto"/>
        <w:rPr>
          <w:rFonts w:eastAsia="Times New Roman"/>
          <w:sz w:val="20"/>
          <w:szCs w:val="20"/>
        </w:rPr>
      </w:pPr>
      <w:r w:rsidRPr="00DD637F">
        <w:rPr>
          <w:rFonts w:eastAsia="Times New Roman"/>
          <w:color w:val="000000"/>
          <w:sz w:val="20"/>
          <w:szCs w:val="20"/>
        </w:rPr>
        <w:t>410-955-3161 (</w:t>
      </w:r>
      <w:proofErr w:type="spellStart"/>
      <w:r w:rsidRPr="00DD637F">
        <w:rPr>
          <w:rFonts w:eastAsia="Times New Roman"/>
          <w:color w:val="000000"/>
          <w:sz w:val="20"/>
          <w:szCs w:val="20"/>
        </w:rPr>
        <w:t>tel</w:t>
      </w:r>
      <w:proofErr w:type="spellEnd"/>
      <w:r w:rsidRPr="00DD637F">
        <w:rPr>
          <w:rFonts w:eastAsia="Times New Roman"/>
          <w:color w:val="000000"/>
          <w:sz w:val="20"/>
          <w:szCs w:val="20"/>
        </w:rPr>
        <w:t>) </w:t>
      </w:r>
    </w:p>
    <w:p w14:paraId="6481E6A8" w14:textId="77777777" w:rsidR="009B36F4" w:rsidRPr="00DD637F" w:rsidRDefault="009B36F4" w:rsidP="009B36F4">
      <w:pPr>
        <w:spacing w:after="0" w:line="240" w:lineRule="auto"/>
        <w:rPr>
          <w:rFonts w:eastAsia="Times New Roman"/>
          <w:sz w:val="20"/>
          <w:szCs w:val="20"/>
        </w:rPr>
      </w:pPr>
    </w:p>
    <w:p w14:paraId="667AADAB" w14:textId="760E4F46" w:rsidR="009B36F4" w:rsidRPr="00DD637F" w:rsidRDefault="004D72E2" w:rsidP="009B36F4">
      <w:pPr>
        <w:spacing w:after="0" w:line="240" w:lineRule="auto"/>
        <w:rPr>
          <w:rFonts w:eastAsia="Times New Roman"/>
          <w:sz w:val="20"/>
          <w:szCs w:val="20"/>
        </w:rPr>
      </w:pPr>
      <w:r w:rsidRPr="00DD637F">
        <w:rPr>
          <w:rFonts w:eastAsia="Times New Roman"/>
          <w:color w:val="0000FF"/>
          <w:sz w:val="20"/>
          <w:szCs w:val="20"/>
          <w:u w:val="single"/>
        </w:rPr>
        <w:t>muzaale@jhmi.edu</w:t>
      </w:r>
    </w:p>
    <w:p w14:paraId="0B6575E1" w14:textId="77777777" w:rsidR="009B36F4" w:rsidRPr="00DD637F" w:rsidRDefault="009B36F4" w:rsidP="009B36F4">
      <w:pPr>
        <w:spacing w:line="480" w:lineRule="auto"/>
        <w:rPr>
          <w:sz w:val="20"/>
          <w:szCs w:val="20"/>
        </w:rPr>
      </w:pPr>
    </w:p>
    <w:p w14:paraId="4E67FCC6" w14:textId="77777777" w:rsidR="009B36F4" w:rsidRPr="00DD637F" w:rsidRDefault="009B36F4" w:rsidP="009B36F4">
      <w:pPr>
        <w:rPr>
          <w:sz w:val="20"/>
          <w:szCs w:val="20"/>
        </w:rPr>
      </w:pPr>
      <w:r w:rsidRPr="00DD637F">
        <w:rPr>
          <w:sz w:val="20"/>
          <w:szCs w:val="20"/>
        </w:rPr>
        <w:t>Abbreviations: Living kidney donor (LKD)</w:t>
      </w:r>
    </w:p>
    <w:p w14:paraId="06590F13" w14:textId="77777777" w:rsidR="009B36F4" w:rsidRPr="00DD637F" w:rsidRDefault="009B36F4" w:rsidP="009B36F4">
      <w:pPr>
        <w:rPr>
          <w:rFonts w:eastAsia="Times New Roman"/>
          <w:sz w:val="20"/>
          <w:szCs w:val="20"/>
        </w:rPr>
      </w:pPr>
      <w:r w:rsidRPr="00DD637F">
        <w:rPr>
          <w:sz w:val="20"/>
          <w:szCs w:val="20"/>
        </w:rPr>
        <w:t>End-stage renal disease (ESRD)</w:t>
      </w:r>
    </w:p>
    <w:p w14:paraId="21A408E5" w14:textId="77777777" w:rsidR="009B36F4" w:rsidRPr="00DD637F" w:rsidRDefault="009B36F4" w:rsidP="009B36F4">
      <w:pPr>
        <w:spacing w:line="480" w:lineRule="auto"/>
        <w:rPr>
          <w:u w:val="single"/>
        </w:rPr>
      </w:pPr>
      <w:r w:rsidRPr="00DD637F">
        <w:br w:type="page"/>
      </w:r>
      <w:r w:rsidRPr="00DD637F">
        <w:rPr>
          <w:u w:val="single"/>
        </w:rPr>
        <w:lastRenderedPageBreak/>
        <w:t>ABSTRACT</w:t>
      </w:r>
    </w:p>
    <w:p w14:paraId="2CF60D7D" w14:textId="41D8DDCC" w:rsidR="009B36F4" w:rsidRPr="00DD637F" w:rsidRDefault="00532FB3" w:rsidP="00532FB3">
      <w:pPr>
        <w:autoSpaceDE w:val="0"/>
        <w:autoSpaceDN w:val="0"/>
        <w:adjustRightInd w:val="0"/>
        <w:spacing w:after="0" w:line="480" w:lineRule="auto"/>
        <w:rPr>
          <w:rFonts w:eastAsiaTheme="minorHAnsi"/>
          <w:lang w:bidi="ar-SA"/>
        </w:rPr>
      </w:pPr>
      <w:r w:rsidRPr="00DD637F">
        <w:t xml:space="preserve">Living kidney donation in the United States has declined over the past two decades, with variations based on the donor-recipient relationship. The reasons for this decline remain unclear. </w:t>
      </w:r>
      <w:r w:rsidR="00720856" w:rsidRPr="00DD637F">
        <w:t xml:space="preserve">We investigated seasonal patterns in living kidney donation to explore potential modifiable factors, prompted by a </w:t>
      </w:r>
      <w:r w:rsidR="002B420E" w:rsidRPr="00DD637F">
        <w:t>study</w:t>
      </w:r>
      <w:r w:rsidR="00720856" w:rsidRPr="00DD637F">
        <w:t xml:space="preserve"> on seasonal variations in kidney transplantation, focusing on living donors for timely transplant</w:t>
      </w:r>
      <w:r w:rsidR="003A25E4" w:rsidRPr="00DD637F">
        <w:t>.</w:t>
      </w:r>
      <w:r w:rsidRPr="00DD637F">
        <w:t xml:space="preserve"> Using donor-registry data from 1995 to 2023, analyzed through Poisson regression, we found a consistent summer surge in donations during June, July, and August, across all decades (1980-2020). The increase was 14%-23% for biologically related donors and 10%-20% for unrelated donors. This surge was statistically significant in some groups (IRR range for related donors: 1.08-1.33; IRR for unrelated donors: 1.07-1.25). Notably, this pattern was observed across all income </w:t>
      </w:r>
      <w:proofErr w:type="spellStart"/>
      <w:r w:rsidRPr="00DD637F">
        <w:t>tertiles</w:t>
      </w:r>
      <w:proofErr w:type="spellEnd"/>
      <w:r w:rsidRPr="00DD637F">
        <w:t xml:space="preserve"> and regardless of donor-recipient relationship. Our findings suggest that seasonal variations play a partial role in shaping living kidney donation trends, pointing to underlying structural factors that could be addressed to enhance donation rates. This knowledge can inform interventions to improve living kidney donation rates and benefit patients in need</w:t>
      </w:r>
      <w:r w:rsidR="00902975" w:rsidRPr="00DD637F">
        <w:t xml:space="preserve"> of</w:t>
      </w:r>
      <w:r w:rsidRPr="00DD637F">
        <w:t xml:space="preserve"> timely transplantation </w:t>
      </w:r>
      <w:r w:rsidR="00E40871" w:rsidRPr="00DD637F">
        <w:t xml:space="preserve">and </w:t>
      </w:r>
      <w:r w:rsidR="00FC0B68" w:rsidRPr="00DD637F">
        <w:t>with little luxury to wait for the summer</w:t>
      </w:r>
      <w:r w:rsidR="00EA0F10" w:rsidRPr="00DD637F">
        <w:t xml:space="preserve">. </w:t>
      </w:r>
    </w:p>
    <w:p w14:paraId="76703525" w14:textId="77777777" w:rsidR="009B36F4" w:rsidRPr="00DD637F" w:rsidRDefault="009B36F4" w:rsidP="009B36F4">
      <w:r w:rsidRPr="00DD637F">
        <w:br w:type="page"/>
      </w:r>
    </w:p>
    <w:p w14:paraId="12709A8F" w14:textId="0A682AF4" w:rsidR="002F6434" w:rsidRPr="00DD637F" w:rsidRDefault="002F6434" w:rsidP="009B36F4">
      <w:pPr>
        <w:spacing w:line="480" w:lineRule="auto"/>
        <w:rPr>
          <w:u w:val="single"/>
        </w:rPr>
      </w:pPr>
      <w:r w:rsidRPr="00DD637F">
        <w:rPr>
          <w:u w:val="single"/>
        </w:rPr>
        <w:lastRenderedPageBreak/>
        <w:t>INTRODUCTION</w:t>
      </w:r>
    </w:p>
    <w:p w14:paraId="04E96EF0" w14:textId="6FE87054" w:rsidR="00270482" w:rsidRPr="00DD637F" w:rsidRDefault="0068019A" w:rsidP="009B36F4">
      <w:pPr>
        <w:spacing w:line="480" w:lineRule="auto"/>
      </w:pPr>
      <w:r w:rsidRPr="00DD637F">
        <w:t>The historical analysis of living kidney donation in the United States has primarily focused on annual trends, depicting exponential growth from 1987 to 2004, partly attributed to the adoption of laparoscopic donor nephrectomy after 1995</w:t>
      </w:r>
      <w:r w:rsidRPr="00DD637F" w:rsidDel="0068019A">
        <w:t xml:space="preserve"> </w:t>
      </w:r>
      <w:r w:rsidR="00C77CD9" w:rsidRPr="00DD637F">
        <w:fldChar w:fldCharType="begin"/>
      </w:r>
      <w:r w:rsidR="00DB7295" w:rsidRPr="00DD637F">
        <w:instrText xml:space="preserve"> ADDIN EN.CITE &lt;EndNote&gt;&lt;Cite&gt;&lt;Author&gt;Ratner&lt;/Author&gt;&lt;Year&gt;1995&lt;/Year&gt;&lt;RecNum&gt;39&lt;/RecNum&gt;&lt;DisplayText&gt;(1)&lt;/DisplayText&gt;&lt;record&gt;&lt;rec-number&gt;39&lt;/rec-number&gt;&lt;foreign-keys&gt;&lt;key app="EN" db-id="0ewv0095dfz0thefsfnvata7xdw2spwxpara" timestamp="1628173840"&gt;39&lt;/key&gt;&lt;/foreign-keys&gt;&lt;ref-type name="Journal Article"&gt;17&lt;/ref-type&gt;&lt;contributors&gt;&lt;authors&gt;&lt;author&gt;Ratner, L. E.&lt;/author&gt;&lt;author&gt;Ciseck, L. J.&lt;/author&gt;&lt;author&gt;Moore, R. G.&lt;/author&gt;&lt;author&gt;Cigarroa, F. G.&lt;/author&gt;&lt;author&gt;Kaufman, H. S.&lt;/author&gt;&lt;author&gt;Kavoussi, L. R.&lt;/author&gt;&lt;/authors&gt;&lt;/contributors&gt;&lt;auth-address&gt;Department of Surgery, Johns Hopkins University School of Medicine, Baltimore, Maryland 21224, USA.&lt;/auth-address&gt;&lt;titles&gt;&lt;title&gt;Laparoscopic live donor nephrectomy&lt;/title&gt;&lt;secondary-title&gt;Transplantation&lt;/secondary-title&gt;&lt;/titles&gt;&lt;periodical&gt;&lt;full-title&gt;Transplantation&lt;/full-title&gt;&lt;/periodical&gt;&lt;pages&gt;1047-9&lt;/pages&gt;&lt;volume&gt;60&lt;/volume&gt;&lt;number&gt;9&lt;/number&gt;&lt;edition&gt;1995/11/15&lt;/edition&gt;&lt;keywords&gt;&lt;keyword&gt;Adult&lt;/keyword&gt;&lt;keyword&gt;Humans&lt;/keyword&gt;&lt;keyword&gt;*Kidney Transplantation&lt;/keyword&gt;&lt;keyword&gt;Laparoscopy/*methods&lt;/keyword&gt;&lt;keyword&gt;Male&lt;/keyword&gt;&lt;keyword&gt;Nephrectomy/*methods&lt;/keyword&gt;&lt;keyword&gt;Renal Artery/surgery&lt;/keyword&gt;&lt;keyword&gt;Renal Veins/surgery&lt;/keyword&gt;&lt;keyword&gt;Tissue Donors&lt;/keyword&gt;&lt;keyword&gt;Transplantation, Homologous&lt;/keyword&gt;&lt;keyword&gt;Ureter/surgery&lt;/keyword&gt;&lt;/keywords&gt;&lt;dates&gt;&lt;year&gt;1995&lt;/year&gt;&lt;pub-dates&gt;&lt;date&gt;Nov 15&lt;/date&gt;&lt;/pub-dates&gt;&lt;/dates&gt;&lt;isbn&gt;0041-1337 (Print)&amp;#xD;0041-1337 (Linking)&lt;/isbn&gt;&lt;accession-num&gt;7491680&lt;/accession-num&gt;&lt;urls&gt;&lt;related-urls&gt;&lt;url&gt;https://www.ncbi.nlm.nih.gov/pubmed/7491680&lt;/url&gt;&lt;/related-urls&gt;&lt;/urls&gt;&lt;/record&gt;&lt;/Cite&gt;&lt;/EndNote&gt;</w:instrText>
      </w:r>
      <w:r w:rsidR="00C77CD9" w:rsidRPr="00DD637F">
        <w:fldChar w:fldCharType="separate"/>
      </w:r>
      <w:r w:rsidR="00DB7295" w:rsidRPr="00DD637F">
        <w:rPr>
          <w:noProof/>
        </w:rPr>
        <w:t>(1)</w:t>
      </w:r>
      <w:r w:rsidR="00C77CD9" w:rsidRPr="00DD637F">
        <w:fldChar w:fldCharType="end"/>
      </w:r>
      <w:r w:rsidR="009B36F4" w:rsidRPr="00DD637F">
        <w:t xml:space="preserve">. </w:t>
      </w:r>
      <w:r w:rsidRPr="00DD637F">
        <w:t>Subsequently, a plateau and decline in donation occurred from 2005 to 2017, with no identified cause for the annual decrease</w:t>
      </w:r>
      <w:r w:rsidRPr="00DD637F" w:rsidDel="0068019A">
        <w:t xml:space="preserve"> </w:t>
      </w:r>
      <w:r w:rsidR="00110D33" w:rsidRPr="00DD637F">
        <w:fldChar w:fldCharType="begin">
          <w:fldData xml:space="preserve">PEVuZE5vdGU+PENpdGU+PEF1dGhvcj5BbCBBbW1hcnk8L0F1dGhvcj48WWVhcj4yMDE5PC9ZZWFy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</w:fldData>
        </w:fldChar>
      </w:r>
      <w:r w:rsidR="00DB7295" w:rsidRPr="00DD637F">
        <w:instrText xml:space="preserve"> ADDIN EN.CITE </w:instrText>
      </w:r>
      <w:r w:rsidR="00DB7295" w:rsidRPr="00DD637F">
        <w:fldChar w:fldCharType="begin">
          <w:fldData xml:space="preserve">PEVuZE5vdGU+PENpdGU+PEF1dGhvcj5BbCBBbW1hcnk8L0F1dGhvcj48WWVhcj4yMDE5PC9ZZWFy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</w:fldData>
        </w:fldChar>
      </w:r>
      <w:r w:rsidR="00DB7295" w:rsidRPr="00DD637F">
        <w:instrText xml:space="preserve"> ADDIN EN.CITE.DATA </w:instrText>
      </w:r>
      <w:r w:rsidR="00DB7295" w:rsidRPr="00DD637F">
        <w:fldChar w:fldCharType="end"/>
      </w:r>
      <w:r w:rsidR="00110D33" w:rsidRPr="00DD637F">
        <w:fldChar w:fldCharType="separate"/>
      </w:r>
      <w:r w:rsidR="00DB7295" w:rsidRPr="00DD637F">
        <w:rPr>
          <w:noProof/>
        </w:rPr>
        <w:t>(2)</w:t>
      </w:r>
      <w:r w:rsidR="00110D33" w:rsidRPr="00DD637F">
        <w:fldChar w:fldCharType="end"/>
      </w:r>
      <w:r w:rsidR="00110D33" w:rsidRPr="00DD637F">
        <w:t>.</w:t>
      </w:r>
      <w:r w:rsidR="009B36F4" w:rsidRPr="00DD637F">
        <w:t xml:space="preserve"> </w:t>
      </w:r>
      <w:r w:rsidRPr="00DD637F">
        <w:t>Notably, the decline was most pronounced among biologically related donors</w:t>
      </w:r>
      <w:r w:rsidR="009B36F4" w:rsidRPr="00DD637F">
        <w:t xml:space="preserve">. </w:t>
      </w:r>
      <w:r w:rsidRPr="00DD637F">
        <w:t>However, a positive shift in live kidney donation emerged between 2017 and 2019, representing the first "sustained" increase in 15 years, mainly driven by unrelated donors</w:t>
      </w:r>
      <w:r w:rsidRPr="00DD637F" w:rsidDel="0068019A">
        <w:t xml:space="preserve"> </w:t>
      </w:r>
      <w:r w:rsidR="00110D33" w:rsidRPr="00DD637F">
        <w:fldChar w:fldCharType="begin"/>
      </w:r>
      <w:r w:rsidR="00DB7295" w:rsidRPr="00DD637F">
        <w:instrText xml:space="preserve"> ADDIN EN.CITE &lt;EndNote&gt;&lt;Cite&gt;&lt;Author&gt;Al Ammary&lt;/Author&gt;&lt;Year&gt;2020&lt;/Year&gt;&lt;RecNum&gt;21&lt;/RecNum&gt;&lt;DisplayText&gt;(3)&lt;/DisplayText&gt;&lt;record&gt;&lt;rec-number&gt;21&lt;/rec-number&gt;&lt;foreign-keys&gt;&lt;key app="EN" db-id="0ewv0095dfz0thefsfnvata7xdw2spwxpara" timestamp="1596729041"&gt;21&lt;/key&gt;&lt;/foreign-keys&gt;&lt;ref-type name="Journal Article"&gt;17&lt;/ref-type&gt;&lt;contributors&gt;&lt;authors&gt;&lt;author&gt;Al Ammary, F.&lt;/author&gt;&lt;author&gt;Yu, Y.&lt;/author&gt;&lt;author&gt;Ferzola, A.&lt;/author&gt;&lt;author&gt;Motter, J. D.&lt;/author&gt;&lt;author&gt;Massie, A. B.&lt;/author&gt;&lt;author&gt;Yu, S.&lt;/author&gt;&lt;author&gt;Thomas, A. G.&lt;/author&gt;&lt;author&gt;Crews, D. C.&lt;/author&gt;&lt;author&gt;Segev, D. L.&lt;/author&gt;&lt;author&gt;Muzaale, A. D.&lt;/author&gt;&lt;author&gt;Henderson, M. L.&lt;/author&gt;&lt;/authors&gt;&lt;/contributors&gt;&lt;auth-address&gt;Department of Medicine, Johns Hopkins University School of Medicine, Baltimore, Maryland, USA.&amp;#xD;Department of Epidemiology, Johns Hopkins School of Public Health, Baltimore, Maryland, USA.&amp;#xD;Department of Surgery, Johns Hopkins University School of Medicine, Baltimore, Maryland, USA.&amp;#xD;Department of Epidemiology, University of North Carolina, Chapel Hill, North Carolina, USA.&amp;#xD;Scientific Registry of Transplant Recipients, Minneapolis, Minnesota, USA.&lt;/auth-address&gt;&lt;titles&gt;&lt;title&gt;The first increase in live kidney donation in the United States in 15 years&lt;/title&gt;&lt;secondary-title&gt;Am J Transplant&lt;/secondary-title&gt;&lt;/titles&gt;&lt;periodical&gt;&lt;full-title&gt;Am J Transplant&lt;/full-title&gt;&lt;/periodical&gt;&lt;edition&gt;2020/06/12&lt;/edition&gt;&lt;keywords&gt;&lt;keyword&gt;annual trends&lt;/keyword&gt;&lt;keyword&gt;donor nephrectomy&lt;/keyword&gt;&lt;keyword&gt;living kidney donors&lt;/keyword&gt;&lt;keyword&gt;unrelated donors&lt;/keyword&gt;&lt;/keywords&gt;&lt;dates&gt;&lt;year&gt;2020&lt;/year&gt;&lt;pub-dates&gt;&lt;date&gt;Jun 10&lt;/date&gt;&lt;/pub-dates&gt;&lt;/dates&gt;&lt;isbn&gt;1600-6143 (Electronic)&amp;#xD;1600-6135 (Linking)&lt;/isbn&gt;&lt;accession-num&gt;32524764&lt;/accession-num&gt;&lt;urls&gt;&lt;related-urls&gt;&lt;url&gt;https://www.ncbi.nlm.nih.gov/pubmed/32524764&lt;/url&gt;&lt;/related-urls&gt;&lt;/urls&gt;&lt;electronic-resource-num&gt;10.1111/ajt.16136&lt;/electronic-resource-num&gt;&lt;/record&gt;&lt;/Cite&gt;&lt;/EndNote&gt;</w:instrText>
      </w:r>
      <w:r w:rsidR="00110D33" w:rsidRPr="00DD637F">
        <w:fldChar w:fldCharType="separate"/>
      </w:r>
      <w:r w:rsidR="00DB7295" w:rsidRPr="00DD637F">
        <w:rPr>
          <w:noProof/>
        </w:rPr>
        <w:t>(3)</w:t>
      </w:r>
      <w:r w:rsidR="00110D33" w:rsidRPr="00DD637F">
        <w:fldChar w:fldCharType="end"/>
      </w:r>
      <w:r w:rsidR="009B36F4" w:rsidRPr="00DD637F">
        <w:t xml:space="preserve">. </w:t>
      </w:r>
    </w:p>
    <w:p w14:paraId="4AC246F7" w14:textId="77777777" w:rsidR="0006369C" w:rsidRPr="00DD637F" w:rsidRDefault="00761352" w:rsidP="00322099">
      <w:pPr>
        <w:spacing w:line="480" w:lineRule="auto"/>
      </w:pPr>
      <w:r w:rsidRPr="00DD637F">
        <w:t>Concurrently, seasonal trends have been observed, showing fluctuations in kidney transplants during the summer months (June, July, and August). However, these patterns have not been specifically studied in the context of living donation</w:t>
      </w:r>
      <w:r w:rsidRPr="00DD637F" w:rsidDel="00761352">
        <w:t xml:space="preserve"> </w:t>
      </w:r>
      <w:r w:rsidR="00C77CD9" w:rsidRPr="00DD637F">
        <w:fldChar w:fldCharType="begin">
          <w:fldData xml:space="preserve">PEVuZE5vdGU+PENpdGU+PEF1dGhvcj5PYmk8L0F1dGhvcj48WWVhcj4yMDE3PC9ZZWFyPjxSZWNO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</w:fldData>
        </w:fldChar>
      </w:r>
      <w:r w:rsidR="00DB7295" w:rsidRPr="00DD637F">
        <w:instrText xml:space="preserve"> ADDIN EN.CITE </w:instrText>
      </w:r>
      <w:r w:rsidR="00DB7295" w:rsidRPr="00DD637F">
        <w:fldChar w:fldCharType="begin">
          <w:fldData xml:space="preserve">PEVuZE5vdGU+PENpdGU+PEF1dGhvcj5PYmk8L0F1dGhvcj48WWVhcj4yMDE3PC9ZZWFyPjxSZWNO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</w:fldData>
        </w:fldChar>
      </w:r>
      <w:r w:rsidR="00DB7295" w:rsidRPr="00DD637F">
        <w:instrText xml:space="preserve"> ADDIN EN.CITE.DATA </w:instrText>
      </w:r>
      <w:r w:rsidR="00DB7295" w:rsidRPr="00DD637F">
        <w:fldChar w:fldCharType="end"/>
      </w:r>
      <w:r w:rsidR="00C77CD9" w:rsidRPr="00DD637F">
        <w:fldChar w:fldCharType="separate"/>
      </w:r>
      <w:r w:rsidR="00DB7295" w:rsidRPr="00DD637F">
        <w:rPr>
          <w:noProof/>
        </w:rPr>
        <w:t>(4)</w:t>
      </w:r>
      <w:r w:rsidR="00C77CD9" w:rsidRPr="00DD637F">
        <w:fldChar w:fldCharType="end"/>
      </w:r>
      <w:r w:rsidR="00C77CD9" w:rsidRPr="00DD637F">
        <w:t xml:space="preserve">. </w:t>
      </w:r>
      <w:r w:rsidR="00021C30" w:rsidRPr="00DD637F">
        <w:t>Recognizing the role of seasonal trends alongside annual trends could provide a more comprehensive understanding of donation dynamics beyond the well-documented exponential growth phase. Identifying persistent barriers year after year could aid in further investigation and design solutions to facilitate timely transplants for vulnerable patients on the kidney transplant waitlist.</w:t>
      </w:r>
      <w:r w:rsidR="00146D9F" w:rsidRPr="00DD637F">
        <w:t xml:space="preserve"> </w:t>
      </w:r>
    </w:p>
    <w:p w14:paraId="2A55BF9C" w14:textId="260C08A1" w:rsidR="00926AEF" w:rsidRPr="00DD637F" w:rsidRDefault="00146D9F" w:rsidP="00926AEF">
      <w:pPr>
        <w:spacing w:line="480" w:lineRule="auto"/>
      </w:pPr>
      <w:r w:rsidRPr="00DD637F">
        <w:t>Motivated by the notion that social-structural barriers may impact living kidney donation</w:t>
      </w:r>
      <w:ins w:id="4" w:author="Abimereki Muzaale" w:date="2023-08-08T12:17:00Z">
        <w:r w:rsidR="00ED4DBC">
          <w:t xml:space="preserve"> (Purnell</w:t>
        </w:r>
      </w:ins>
      <w:ins w:id="5" w:author="Abimereki Muzaale" w:date="2023-08-08T12:18:00Z">
        <w:r w:rsidR="00ED4DBC">
          <w:t xml:space="preserve"> PMID </w:t>
        </w:r>
        <w:proofErr w:type="spellStart"/>
        <w:r w:rsidR="00ED4DBC">
          <w:rPr>
            <w:rFonts w:ascii="Helvetica Neue" w:hAnsi="Helvetica Neue"/>
            <w:color w:val="212121"/>
            <w:shd w:val="clear" w:color="auto" w:fill="FFFFFF"/>
          </w:rPr>
          <w:t>PMID</w:t>
        </w:r>
        <w:proofErr w:type="spellEnd"/>
        <w:r w:rsidR="00ED4DBC">
          <w:rPr>
            <w:rFonts w:ascii="Helvetica Neue" w:hAnsi="Helvetica Neue"/>
            <w:color w:val="212121"/>
            <w:shd w:val="clear" w:color="auto" w:fill="FFFFFF"/>
          </w:rPr>
          <w:t>:</w:t>
        </w:r>
        <w:r w:rsidR="00ED4DBC">
          <w:rPr>
            <w:rStyle w:val="apple-converted-space"/>
            <w:rFonts w:ascii="Helvetica Neue" w:hAnsi="Helvetica Neue"/>
            <w:color w:val="212121"/>
            <w:shd w:val="clear" w:color="auto" w:fill="FFFFFF"/>
          </w:rPr>
          <w:t> </w:t>
        </w:r>
        <w:r w:rsidR="00ED4DBC">
          <w:fldChar w:fldCharType="begin"/>
        </w:r>
        <w:r w:rsidR="00ED4DBC">
          <w:instrText>HYPERLINK "https://pubmed.ncbi.nlm.nih.gov/22732044"</w:instrText>
        </w:r>
        <w:r w:rsidR="00ED4DBC">
          <w:fldChar w:fldCharType="separate"/>
        </w:r>
        <w:r w:rsidR="00ED4DBC">
          <w:rPr>
            <w:rStyle w:val="Hyperlink"/>
            <w:rFonts w:ascii="Helvetica Neue" w:hAnsi="Helvetica Neue"/>
            <w:color w:val="4C2C92"/>
          </w:rPr>
          <w:t>22732044</w:t>
        </w:r>
        <w:r w:rsidR="00ED4DBC">
          <w:fldChar w:fldCharType="end"/>
        </w:r>
        <w:r w:rsidR="00ED4DBC">
          <w:t>, 2012</w:t>
        </w:r>
      </w:ins>
      <w:ins w:id="6" w:author="Abimereki Muzaale" w:date="2023-08-08T12:17:00Z">
        <w:r w:rsidR="00ED4DBC">
          <w:t>)</w:t>
        </w:r>
      </w:ins>
      <w:r w:rsidRPr="00DD637F">
        <w:t>, we specifically examine household income as a potential factor influencing the observed patterns. By delving into the differences in seasonal trends between donors from lower and higher income households, we aim to shed light on how socioeconomic factors may play a role in shaping living kidney donation patterns.</w:t>
      </w:r>
      <w:r w:rsidR="005879B5" w:rsidRPr="00DD637F">
        <w:t xml:space="preserve"> </w:t>
      </w:r>
      <w:r w:rsidR="00D11335" w:rsidRPr="00DD637F">
        <w:t xml:space="preserve">In this study, we explore whether seasonal fluctuations in donation during fall, winter, spring, and summer months can better explain recent changes in living kidney donation compared to the traditional assessment of annual trends. Utilizing linear mixed models, </w:t>
      </w:r>
      <w:r w:rsidR="00D11335" w:rsidRPr="00DD637F">
        <w:lastRenderedPageBreak/>
        <w:t>we formally test whether seasonal variations better elucidate recent donation trends and investigate potential differences in seasonal patterns between donors from lower and higher income households.</w:t>
      </w:r>
      <w:r w:rsidRPr="00DD637F">
        <w:t xml:space="preserve"> </w:t>
      </w:r>
    </w:p>
    <w:p w14:paraId="2E33D471" w14:textId="05A59B8B" w:rsidR="00185F8C" w:rsidRPr="00DD637F" w:rsidRDefault="00185F8C" w:rsidP="00DD637F">
      <w:pPr>
        <w:spacing w:line="480" w:lineRule="auto"/>
      </w:pPr>
    </w:p>
    <w:p w14:paraId="750B85CA" w14:textId="77777777" w:rsidR="009B36F4" w:rsidRPr="00DD637F" w:rsidRDefault="009B36F4" w:rsidP="009B36F4">
      <w:pPr>
        <w:spacing w:line="480" w:lineRule="auto"/>
      </w:pPr>
      <w:r w:rsidRPr="00DD637F">
        <w:rPr>
          <w:u w:val="single"/>
        </w:rPr>
        <w:t>METHODS</w:t>
      </w:r>
    </w:p>
    <w:p w14:paraId="5618850D" w14:textId="77777777" w:rsidR="009B36F4" w:rsidRPr="00DD637F" w:rsidRDefault="009B36F4" w:rsidP="009B36F4">
      <w:pPr>
        <w:spacing w:line="480" w:lineRule="auto"/>
      </w:pPr>
      <w:r w:rsidRPr="00DD637F">
        <w:rPr>
          <w:b/>
        </w:rPr>
        <w:t>Study Population</w:t>
      </w:r>
    </w:p>
    <w:p w14:paraId="71050D04" w14:textId="3C7736C7" w:rsidR="009B36F4" w:rsidRPr="00DD637F" w:rsidRDefault="00901B0E" w:rsidP="009B36F4">
      <w:pPr>
        <w:spacing w:line="480" w:lineRule="auto"/>
      </w:pPr>
      <w:r w:rsidRPr="00DD637F">
        <w:t>Data for this study was obtained from the Scientific Registry of Transplant Recipients (SRTR), which contains information on all living kidney donors, wait-listed candidates, and transplant recipients in the United States. The SRTR data is submitted by members of the Organ Procurement and Transplantation Network (OPTN), overseen by the Health Resources and Services Administration (HRSA), U.S. Department of Health and Human Services</w:t>
      </w:r>
      <w:r w:rsidR="005A62CE" w:rsidRPr="00DD637F">
        <w:t xml:space="preserve"> </w:t>
      </w:r>
      <w:r w:rsidR="009B36F4" w:rsidRPr="00DD637F">
        <w:fldChar w:fldCharType="begin"/>
      </w:r>
      <w:r w:rsidR="00DB7295" w:rsidRPr="00DD637F">
        <w:instrText xml:space="preserve"> ADDIN EN.CITE &lt;EndNote&gt;&lt;Cite&gt;&lt;Author&gt;Massie&lt;/Author&gt;&lt;Year&gt;2014&lt;/Year&gt;&lt;RecNum&gt;24&lt;/RecNum&gt;&lt;DisplayText&gt;(5)&lt;/DisplayText&gt;&lt;record&gt;&lt;rec-number&gt;24&lt;/rec-number&gt;&lt;foreign-keys&gt;&lt;key app="EN" db-id="0ewv0095dfz0thefsfnvata7xdw2spwxpara" timestamp="1597693850"&gt;24&lt;/key&gt;&lt;/foreign-keys&gt;&lt;ref-type name="Journal Article"&gt;17&lt;/ref-type&gt;&lt;contributors&gt;&lt;authors&gt;&lt;author&gt;Massie, A. B.&lt;/author&gt;&lt;author&gt;Kucirka, L. M.&lt;/author&gt;&lt;author&gt;Segev, D. L.&lt;/author&gt;&lt;/authors&gt;&lt;/contributors&gt;&lt;titles&gt;&lt;title&gt;Big data in organ transplantation: registries and administrative claims&lt;/title&gt;&lt;secondary-title&gt;Am J Transplant&lt;/secondary-title&gt;&lt;/titles&gt;&lt;periodical&gt;&lt;full-title&gt;Am J Transplant&lt;/full-title&gt;&lt;/periodical&gt;&lt;pages&gt;1723-30&lt;/pages&gt;&lt;volume&gt;14&lt;/volume&gt;&lt;number&gt;8&lt;/number&gt;&lt;edition&gt;2014/07/22&lt;/edition&gt;&lt;keywords&gt;&lt;keyword&gt;Databases, Factual&lt;/keyword&gt;&lt;keyword&gt;Humans&lt;/keyword&gt;&lt;keyword&gt;Kidney Failure, Chronic/surgery&lt;/keyword&gt;&lt;keyword&gt;Kidney Transplantation/statistics &amp;amp; numerical data&lt;/keyword&gt;&lt;keyword&gt;Models, Statistical&lt;/keyword&gt;&lt;keyword&gt;Organ Transplantation/*statistics &amp;amp; numerical data&lt;/keyword&gt;&lt;keyword&gt;*Registries&lt;/keyword&gt;&lt;keyword&gt;Research Design&lt;/keyword&gt;&lt;keyword&gt;Tissue and Organ Procurement/*statistics &amp;amp; numerical data&lt;/keyword&gt;&lt;keyword&gt;United States&lt;/keyword&gt;&lt;keyword&gt;United States Agency for Healthcare Research and Quality&lt;/keyword&gt;&lt;/keywords&gt;&lt;dates&gt;&lt;year&gt;2014&lt;/year&gt;&lt;pub-dates&gt;&lt;date&gt;Aug&lt;/date&gt;&lt;/pub-dates&gt;&lt;/dates&gt;&lt;isbn&gt;1600-6143 (Electronic)&amp;#xD;1600-6135 (Linking)&lt;/isbn&gt;&lt;accession-num&gt;25040084&lt;/accession-num&gt;&lt;urls&gt;&lt;related-urls&gt;&lt;url&gt;https://www.ncbi.nlm.nih.gov/pubmed/25040084&lt;/url&gt;&lt;/related-urls&gt;&lt;/urls&gt;&lt;custom2&gt;PMC4387865&lt;/custom2&gt;&lt;electronic-resource-num&gt;10.1111/ajt.12777&lt;/electronic-resource-num&gt;&lt;/record&gt;&lt;/Cite&gt;&lt;/EndNote&gt;</w:instrText>
      </w:r>
      <w:r w:rsidR="009B36F4" w:rsidRPr="00DD637F">
        <w:fldChar w:fldCharType="separate"/>
      </w:r>
      <w:r w:rsidR="00DB7295" w:rsidRPr="00DD637F">
        <w:rPr>
          <w:noProof/>
        </w:rPr>
        <w:t>(5)</w:t>
      </w:r>
      <w:r w:rsidR="009B36F4" w:rsidRPr="00DD637F">
        <w:fldChar w:fldCharType="end"/>
      </w:r>
      <w:r w:rsidR="009B36F4" w:rsidRPr="00DD637F">
        <w:t xml:space="preserve">. </w:t>
      </w:r>
      <w:r w:rsidRPr="00DD637F">
        <w:t>A total of 174,024 adult living kidney donors between October 1, 1987, and March 2, 2023, were included in the analysis.</w:t>
      </w:r>
    </w:p>
    <w:p w14:paraId="69D13522" w14:textId="77777777" w:rsidR="009B36F4" w:rsidRPr="00DD637F" w:rsidRDefault="009B36F4" w:rsidP="009B36F4">
      <w:pPr>
        <w:spacing w:line="480" w:lineRule="auto"/>
      </w:pPr>
      <w:r w:rsidRPr="00DD637F">
        <w:rPr>
          <w:b/>
          <w:bCs/>
        </w:rPr>
        <w:t>Trends in Living Kidney Donation</w:t>
      </w:r>
    </w:p>
    <w:p w14:paraId="19F03BBC" w14:textId="1FECEBC4" w:rsidR="009B36F4" w:rsidRPr="00DD637F" w:rsidRDefault="003C1FCE" w:rsidP="009B36F4">
      <w:pPr>
        <w:spacing w:line="480" w:lineRule="auto"/>
      </w:pPr>
      <w:r w:rsidRPr="00DD637F">
        <w:t>The donor population was divided into related and unrelated groups due to differences in demographics and historical trends</w:t>
      </w:r>
      <w:r w:rsidR="00AD4F75" w:rsidRPr="00DD637F">
        <w:t xml:space="preserve"> </w:t>
      </w:r>
      <w:r w:rsidR="009B36F4" w:rsidRPr="00DD637F">
        <w:fldChar w:fldCharType="begin">
          <w:fldData xml:space="preserve">PEVuZE5vdGU+PENpdGU+PEF1dGhvcj5BbCBBbW1hcnk8L0F1dGhvcj48WWVhcj4yMDE5PC9ZZWFy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</w:fldData>
        </w:fldChar>
      </w:r>
      <w:r w:rsidR="00DB7295" w:rsidRPr="00DD637F">
        <w:instrText xml:space="preserve"> ADDIN EN.CITE </w:instrText>
      </w:r>
      <w:r w:rsidR="00DB7295" w:rsidRPr="00DD637F">
        <w:fldChar w:fldCharType="begin">
          <w:fldData xml:space="preserve">PEVuZE5vdGU+PENpdGU+PEF1dGhvcj5BbCBBbW1hcnk8L0F1dGhvcj48WWVhcj4yMDE5PC9ZZWFy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</w:fldData>
        </w:fldChar>
      </w:r>
      <w:r w:rsidR="00DB7295" w:rsidRPr="00DD637F">
        <w:instrText xml:space="preserve"> ADDIN EN.CITE.DATA </w:instrText>
      </w:r>
      <w:r w:rsidR="00DB7295" w:rsidRPr="00DD637F">
        <w:fldChar w:fldCharType="end"/>
      </w:r>
      <w:r w:rsidR="009B36F4" w:rsidRPr="00DD637F">
        <w:fldChar w:fldCharType="separate"/>
      </w:r>
      <w:r w:rsidR="00DB7295" w:rsidRPr="00DD637F">
        <w:rPr>
          <w:noProof/>
        </w:rPr>
        <w:t>(2, 3)</w:t>
      </w:r>
      <w:r w:rsidR="009B36F4" w:rsidRPr="00DD637F">
        <w:fldChar w:fldCharType="end"/>
      </w:r>
      <w:r w:rsidR="009B36F4" w:rsidRPr="00DD637F">
        <w:t xml:space="preserve">. </w:t>
      </w:r>
      <w:del w:id="7" w:author="Abimereki Muzaale" w:date="2023-08-08T12:20:00Z">
        <w:r w:rsidR="00AD4B33" w:rsidRPr="00DD637F" w:rsidDel="00ED4DBC">
          <w:delText xml:space="preserve">The donor population was divided into related and unrelated groups due to differences in demographics and historical trends. </w:delText>
        </w:r>
      </w:del>
      <w:r w:rsidR="00AD4B33" w:rsidRPr="00DD637F">
        <w:t xml:space="preserve">Paired donors were excluded from the study due to their small sample size (N=10,645). Donors were further categorized into income </w:t>
      </w:r>
      <w:proofErr w:type="spellStart"/>
      <w:r w:rsidR="00AD4B33" w:rsidRPr="00DD637F">
        <w:t>tertiles</w:t>
      </w:r>
      <w:proofErr w:type="spellEnd"/>
      <w:r w:rsidR="00AD4B33" w:rsidRPr="00DD637F">
        <w:t xml:space="preserve"> based on the median household income associated with their home zip code, as reported by the 2021 American Community Survey</w:t>
      </w:r>
      <w:r w:rsidR="00EB1843" w:rsidRPr="00DD637F">
        <w:t xml:space="preserve"> </w:t>
      </w:r>
      <w:r w:rsidR="00EB1843" w:rsidRPr="00DD637F">
        <w:fldChar w:fldCharType="begin"/>
      </w:r>
      <w:r w:rsidR="00625700">
        <w:instrText xml:space="preserve"> ADDIN EN.CITE &lt;EndNote&gt;&lt;Cite&gt;&lt;RecNum&gt;40&lt;/RecNum&gt;&lt;DisplayText&gt;(6)&lt;/DisplayText&gt;&lt;record&gt;&lt;rec-number&gt;40&lt;/rec-number&gt;&lt;foreign-keys&gt;&lt;key app="EN" db-id="0ewv0095dfz0thefsfnvata7xdw2spwxpara" timestamp="1690474581"&gt;40&lt;/key&gt;&lt;/foreign-keys&gt;&lt;ref-type name="Dataset"&gt;59&lt;/ref-type&gt;&lt;contributors&gt;&lt;/contributors&gt;&lt;titles&gt;&lt;title&gt;ACS 5-Year Estimates Subject Tables: Median Income in the Past 12 Months&lt;/title&gt;&lt;/titles&gt;&lt;edition&gt;2021&lt;/edition&gt;&lt;dates&gt;&lt;/dates&gt;&lt;publisher&gt;U.S. Census Bureau&lt;/publisher&gt;&lt;urls&gt;&lt;related-urls&gt;&lt;url&gt;https://data.census.gov/table?q=S1903&amp;amp;tid=ACSST5Y2021.S1903&lt;/url&gt;&lt;/related-urls&gt;&lt;/urls&gt;&lt;/record&gt;&lt;/Cite&gt;&lt;/EndNote&gt;</w:instrText>
      </w:r>
      <w:r w:rsidR="00EB1843" w:rsidRPr="00DD637F">
        <w:fldChar w:fldCharType="separate"/>
      </w:r>
      <w:r w:rsidR="00EB1843" w:rsidRPr="00DD637F">
        <w:rPr>
          <w:noProof/>
        </w:rPr>
        <w:t>(6)</w:t>
      </w:r>
      <w:r w:rsidR="00EB1843" w:rsidRPr="00DD637F">
        <w:fldChar w:fldCharType="end"/>
      </w:r>
      <w:r w:rsidR="009B36F4" w:rsidRPr="00DD637F">
        <w:t xml:space="preserve">. </w:t>
      </w:r>
      <w:r w:rsidR="00395ACA" w:rsidRPr="00DD637F">
        <w:t xml:space="preserve">To understand historical trends, donors were grouped by decade of donation. The primary outcome of interest was the change in live kidney donation per month </w:t>
      </w:r>
      <w:ins w:id="8" w:author="Abimereki Muzaale" w:date="2023-08-08T12:21:00Z">
        <w:r w:rsidR="00ED4DBC">
          <w:t>(</w:t>
        </w:r>
      </w:ins>
      <w:del w:id="9" w:author="Abimereki Muzaale" w:date="2023-08-08T12:21:00Z">
        <w:r w:rsidR="00661502" w:rsidRPr="00DD637F" w:rsidDel="00ED4DBC">
          <w:delText>“</w:delText>
        </w:r>
      </w:del>
      <w:r w:rsidR="00395ACA" w:rsidRPr="00DD637F">
        <w:t>within</w:t>
      </w:r>
      <w:ins w:id="10" w:author="Abimereki Muzaale" w:date="2023-08-08T12:22:00Z">
        <w:r w:rsidR="00DD1B56">
          <w:t>-</w:t>
        </w:r>
      </w:ins>
      <w:ins w:id="11" w:author="Abimereki Muzaale" w:date="2023-08-08T12:21:00Z">
        <w:r w:rsidR="00ED4DBC">
          <w:t>year variation)</w:t>
        </w:r>
      </w:ins>
      <w:del w:id="12" w:author="Abimereki Muzaale" w:date="2023-08-08T12:21:00Z">
        <w:r w:rsidR="00661502" w:rsidRPr="00DD637F" w:rsidDel="00ED4DBC">
          <w:delText>”</w:delText>
        </w:r>
      </w:del>
      <w:r w:rsidR="00395ACA" w:rsidRPr="00DD637F">
        <w:t xml:space="preserve"> </w:t>
      </w:r>
      <w:ins w:id="13" w:author="Abimereki Muzaale" w:date="2023-08-08T12:21:00Z">
        <w:r w:rsidR="00ED4DBC">
          <w:t xml:space="preserve">as contrasted </w:t>
        </w:r>
      </w:ins>
      <w:del w:id="14" w:author="Abimereki Muzaale" w:date="2023-08-08T12:21:00Z">
        <w:r w:rsidR="00395ACA" w:rsidRPr="00DD637F" w:rsidDel="00ED4DBC">
          <w:delText>and</w:delText>
        </w:r>
      </w:del>
      <w:r w:rsidR="00395ACA" w:rsidRPr="00DD637F">
        <w:t xml:space="preserve"> </w:t>
      </w:r>
      <w:ins w:id="15" w:author="Abimereki Muzaale" w:date="2023-08-08T12:21:00Z">
        <w:r w:rsidR="00ED4DBC">
          <w:t xml:space="preserve">with the change </w:t>
        </w:r>
      </w:ins>
      <w:ins w:id="16" w:author="Abimereki Muzaale" w:date="2023-08-08T12:22:00Z">
        <w:r w:rsidR="00ED4DBC">
          <w:t>in donation per year (</w:t>
        </w:r>
      </w:ins>
      <w:del w:id="17" w:author="Abimereki Muzaale" w:date="2023-08-08T12:22:00Z">
        <w:r w:rsidR="00661502" w:rsidRPr="00DD637F" w:rsidDel="00ED4DBC">
          <w:delText>“</w:delText>
        </w:r>
      </w:del>
      <w:r w:rsidR="00395ACA" w:rsidRPr="00DD637F">
        <w:t>between</w:t>
      </w:r>
      <w:del w:id="18" w:author="Abimereki Muzaale" w:date="2023-08-08T12:22:00Z">
        <w:r w:rsidR="00661502" w:rsidRPr="00DD637F" w:rsidDel="00ED4DBC">
          <w:delText>”</w:delText>
        </w:r>
      </w:del>
      <w:ins w:id="19" w:author="Abimereki Muzaale" w:date="2023-08-08T12:22:00Z">
        <w:r w:rsidR="00DD1B56">
          <w:t>-</w:t>
        </w:r>
      </w:ins>
      <w:del w:id="20" w:author="Abimereki Muzaale" w:date="2023-08-08T12:22:00Z">
        <w:r w:rsidR="00395ACA" w:rsidRPr="00DD637F" w:rsidDel="00DD1B56">
          <w:delText xml:space="preserve"> </w:delText>
        </w:r>
      </w:del>
      <w:r w:rsidR="00395ACA" w:rsidRPr="00DD637F">
        <w:t>year</w:t>
      </w:r>
      <w:ins w:id="21" w:author="Abimereki Muzaale" w:date="2023-08-08T12:22:00Z">
        <w:r w:rsidR="00ED4DBC">
          <w:t xml:space="preserve"> variation)</w:t>
        </w:r>
      </w:ins>
      <w:del w:id="22" w:author="Abimereki Muzaale" w:date="2023-08-08T12:22:00Z">
        <w:r w:rsidR="00395ACA" w:rsidRPr="00DD637F" w:rsidDel="00ED4DBC">
          <w:delText>s</w:delText>
        </w:r>
      </w:del>
      <w:r w:rsidR="00395ACA" w:rsidRPr="00DD637F">
        <w:t>.</w:t>
      </w:r>
    </w:p>
    <w:p w14:paraId="6B3262C3" w14:textId="5E665582" w:rsidR="00DE0F30" w:rsidRPr="00DD637F" w:rsidRDefault="008D1ACD" w:rsidP="00614C02">
      <w:pPr>
        <w:spacing w:line="480" w:lineRule="auto"/>
        <w:rPr>
          <w:b/>
          <w:bCs/>
          <w:color w:val="212121"/>
          <w:shd w:val="clear" w:color="auto" w:fill="FFFFFF"/>
        </w:rPr>
      </w:pPr>
      <w:r w:rsidRPr="00DD637F">
        <w:t xml:space="preserve">To </w:t>
      </w:r>
      <w:r w:rsidR="00825B56" w:rsidRPr="00DD637F">
        <w:t>assess the contributions of within-year and between-year variation to changes in living kidney donation,</w:t>
      </w:r>
      <w:r w:rsidR="00550BF0" w:rsidRPr="00DD637F">
        <w:t xml:space="preserve"> </w:t>
      </w:r>
      <w:r w:rsidR="00C968FE" w:rsidRPr="00DD637F">
        <w:t>a linear mixed-effects model</w:t>
      </w:r>
      <w:r w:rsidR="00550BF0" w:rsidRPr="00DD637F">
        <w:t xml:space="preserve"> was utilized</w:t>
      </w:r>
      <w:r w:rsidR="00C968FE" w:rsidRPr="00DD637F">
        <w:t xml:space="preserve"> for</w:t>
      </w:r>
      <w:r w:rsidR="00550BF0" w:rsidRPr="00DD637F">
        <w:t xml:space="preserve"> the</w:t>
      </w:r>
      <w:r w:rsidR="00C968FE" w:rsidRPr="00DD637F">
        <w:t xml:space="preserve"> number of donors per month and year. </w:t>
      </w:r>
      <w:r w:rsidR="00550BF0" w:rsidRPr="00DD637F">
        <w:t>The model's coefficients for between-year variation</w:t>
      </w:r>
      <w:r w:rsidR="00550BF0" w:rsidRPr="00DD637F" w:rsidDel="00550BF0">
        <w:t xml:space="preserve"> </w:t>
      </w:r>
      <w:r w:rsidR="00C968FE" w:rsidRPr="00DD637F">
        <w:t>(</w:t>
      </w:r>
      <w:r w:rsidR="00A6306A" w:rsidRPr="00DD637F">
        <w:t>τ</w:t>
      </w:r>
      <w:r w:rsidR="00C968FE" w:rsidRPr="00DD637F">
        <w:t>) and within-year variation (</w:t>
      </w:r>
      <w:r w:rsidR="00A6306A" w:rsidRPr="00DD637F">
        <w:t>σ</w:t>
      </w:r>
      <w:r w:rsidR="00C968FE" w:rsidRPr="00DD637F">
        <w:t xml:space="preserve">) </w:t>
      </w:r>
      <w:r w:rsidR="00550BF0" w:rsidRPr="00DD637F">
        <w:t xml:space="preserve">were used to calculate </w:t>
      </w:r>
      <w:r w:rsidR="00550BF0" w:rsidRPr="00DD637F">
        <w:lastRenderedPageBreak/>
        <w:t xml:space="preserve">the intraclass correlation (ICC) using the formula: </w:t>
      </w:r>
      <w:r w:rsidR="00A6306A" w:rsidRPr="00DD637F">
        <w:t>τ</w:t>
      </w:r>
      <w:r w:rsidR="00A6306A" w:rsidRPr="00DD637F">
        <w:rPr>
          <w:vertAlign w:val="superscript"/>
        </w:rPr>
        <w:t xml:space="preserve">2 </w:t>
      </w:r>
      <w:r w:rsidR="00A6306A" w:rsidRPr="00DD637F">
        <w:t>/ (τ</w:t>
      </w:r>
      <w:r w:rsidR="00A6306A" w:rsidRPr="00DD637F">
        <w:rPr>
          <w:vertAlign w:val="superscript"/>
        </w:rPr>
        <w:t>2</w:t>
      </w:r>
      <w:r w:rsidR="00A6306A" w:rsidRPr="00DD637F">
        <w:t xml:space="preserve"> + σ</w:t>
      </w:r>
      <w:r w:rsidR="00A6306A" w:rsidRPr="00DD637F">
        <w:rPr>
          <w:vertAlign w:val="superscript"/>
        </w:rPr>
        <w:t>2</w:t>
      </w:r>
      <w:r w:rsidR="00A6306A" w:rsidRPr="00DD637F">
        <w:t>).</w:t>
      </w:r>
      <w:r w:rsidR="00C968FE" w:rsidRPr="00DD637F">
        <w:t xml:space="preserve"> </w:t>
      </w:r>
      <w:r w:rsidR="003E1383" w:rsidRPr="00DD637F">
        <w:t>Separate calculations were performed for trends before and after 2005 due to previously observed differences</w:t>
      </w:r>
      <w:r w:rsidR="00C968FE" w:rsidRPr="00DD637F">
        <w:t>.</w:t>
      </w:r>
      <w:r w:rsidR="00614C02" w:rsidRPr="00DD637F">
        <w:t xml:space="preserve"> </w:t>
      </w:r>
    </w:p>
    <w:p w14:paraId="03DB883F" w14:textId="51920E10" w:rsidR="00614C02" w:rsidRPr="00DD637F" w:rsidRDefault="009B36F4" w:rsidP="00614C02">
      <w:pPr>
        <w:spacing w:line="480" w:lineRule="auto"/>
        <w:rPr>
          <w:b/>
          <w:bCs/>
        </w:rPr>
      </w:pPr>
      <w:r w:rsidRPr="00DD637F">
        <w:rPr>
          <w:b/>
          <w:bCs/>
          <w:color w:val="212121"/>
          <w:shd w:val="clear" w:color="auto" w:fill="FFFFFF"/>
        </w:rPr>
        <w:t xml:space="preserve">Within-Year Seasonal Variation in Living Kidney Donors </w:t>
      </w:r>
    </w:p>
    <w:p w14:paraId="0B7C1082" w14:textId="35F9DA8E" w:rsidR="00DE0F30" w:rsidRPr="00DD637F" w:rsidRDefault="003A49CC" w:rsidP="009B36F4">
      <w:pPr>
        <w:spacing w:line="480" w:lineRule="auto"/>
      </w:pPr>
      <w:r w:rsidRPr="00DD637F">
        <w:t>To estimate the change in the number of donors between months, Poisson regression was employed, resulting in the calculation of the incidence rate ratio (IRR). The IRR reflects the proportional decline or increase in the number of donors compared to January, which served as the reference month. Additionally, IRRs were estimated for different seasons (Spring, Summer, Fall, Winter) to identify trends throughout the year. To adjust for varying month lengths, case numbers were normalized based on the number of days in each month, using the formula: (Number of cases) / (Number of days in that month) x (Average number of days in a month, 365.25/12)</w:t>
      </w:r>
      <w:r w:rsidR="009B36F4" w:rsidRPr="00DD637F">
        <w:fldChar w:fldCharType="begin">
          <w:fldData xml:space="preserve">PEVuZE5vdGU+PENpdGU+PEF1dGhvcj5PYmk8L0F1dGhvcj48WWVhcj4yMDE3PC9ZZWFyPjxSZWNO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</w:fldData>
        </w:fldChar>
      </w:r>
      <w:r w:rsidR="00DB7295" w:rsidRPr="00DD637F">
        <w:instrText xml:space="preserve"> ADDIN EN.CITE </w:instrText>
      </w:r>
      <w:r w:rsidR="00DB7295" w:rsidRPr="00DD637F">
        <w:fldChar w:fldCharType="begin">
          <w:fldData xml:space="preserve">PEVuZE5vdGU+PENpdGU+PEF1dGhvcj5PYmk8L0F1dGhvcj48WWVhcj4yMDE3PC9ZZWFyPjxSZWNO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</w:fldData>
        </w:fldChar>
      </w:r>
      <w:r w:rsidR="00DB7295" w:rsidRPr="00DD637F">
        <w:instrText xml:space="preserve"> ADDIN EN.CITE.DATA </w:instrText>
      </w:r>
      <w:r w:rsidR="00DB7295" w:rsidRPr="00DD637F">
        <w:fldChar w:fldCharType="end"/>
      </w:r>
      <w:r w:rsidR="009B36F4" w:rsidRPr="00DD637F">
        <w:fldChar w:fldCharType="separate"/>
      </w:r>
      <w:r w:rsidR="00DB7295" w:rsidRPr="00DD637F">
        <w:rPr>
          <w:noProof/>
        </w:rPr>
        <w:t>(4)</w:t>
      </w:r>
      <w:r w:rsidR="009B36F4" w:rsidRPr="00DD637F">
        <w:fldChar w:fldCharType="end"/>
      </w:r>
      <w:r w:rsidR="009B36F4" w:rsidRPr="00DD637F">
        <w:t xml:space="preserve">. </w:t>
      </w:r>
    </w:p>
    <w:p w14:paraId="47447695" w14:textId="3A169E34" w:rsidR="000F1F97" w:rsidRPr="00DD637F" w:rsidRDefault="000F1F97" w:rsidP="009B36F4">
      <w:pPr>
        <w:spacing w:line="480" w:lineRule="auto"/>
      </w:pPr>
      <w:r w:rsidRPr="00DD637F">
        <w:t>Statistical Analysis</w:t>
      </w:r>
    </w:p>
    <w:p w14:paraId="6734CA6B" w14:textId="30287810" w:rsidR="009B36F4" w:rsidRPr="00DD637F" w:rsidRDefault="000F1F97" w:rsidP="009B36F4">
      <w:pPr>
        <w:spacing w:line="480" w:lineRule="auto"/>
      </w:pPr>
      <w:r w:rsidRPr="00DD637F">
        <w:t xml:space="preserve">All analyses were conducted using RStudio Version 1.3.959 for Windows, running R 4.0.2. Hypothesis tests were two-sided, with a significance level </w:t>
      </w:r>
      <w:r w:rsidR="009B36F4" w:rsidRPr="00DD637F">
        <w:t>α = 0.05</w:t>
      </w:r>
      <w:r w:rsidR="00767C2A" w:rsidRPr="00DD637F">
        <w:t>.</w:t>
      </w:r>
    </w:p>
    <w:p w14:paraId="6F465D49" w14:textId="77777777" w:rsidR="009B36F4" w:rsidRPr="00DD637F" w:rsidRDefault="009B36F4" w:rsidP="009B36F4">
      <w:pPr>
        <w:spacing w:line="480" w:lineRule="auto"/>
      </w:pPr>
    </w:p>
    <w:p w14:paraId="7975A15E" w14:textId="77777777" w:rsidR="009B36F4" w:rsidRPr="00DD637F" w:rsidRDefault="009B36F4" w:rsidP="009B36F4">
      <w:pPr>
        <w:spacing w:line="480" w:lineRule="auto"/>
        <w:rPr>
          <w:u w:val="single"/>
        </w:rPr>
      </w:pPr>
      <w:r w:rsidRPr="00DD637F">
        <w:rPr>
          <w:u w:val="single"/>
        </w:rPr>
        <w:t>RESULTS</w:t>
      </w:r>
    </w:p>
    <w:p w14:paraId="30BC8A10" w14:textId="77777777" w:rsidR="009B36F4" w:rsidRPr="00DD637F" w:rsidRDefault="009B36F4" w:rsidP="009B36F4">
      <w:pPr>
        <w:spacing w:line="480" w:lineRule="auto"/>
      </w:pPr>
      <w:r w:rsidRPr="00DD637F">
        <w:rPr>
          <w:b/>
        </w:rPr>
        <w:t>Study Population</w:t>
      </w:r>
      <w:r w:rsidRPr="00DD637F">
        <w:t xml:space="preserve"> </w:t>
      </w:r>
    </w:p>
    <w:p w14:paraId="4C09457A" w14:textId="18984072" w:rsidR="009B36F4" w:rsidRPr="00DD637F" w:rsidRDefault="00D34E96" w:rsidP="009B36F4">
      <w:pPr>
        <w:spacing w:line="480" w:lineRule="auto"/>
      </w:pPr>
      <w:r w:rsidRPr="00DD637F">
        <w:t>The study included a total of 174,024 living kidney donors from the Scientific Registry of Transplant Recipients (SRTR). The</w:t>
      </w:r>
      <w:r w:rsidR="009B36F4" w:rsidRPr="00DD637F">
        <w:t xml:space="preserve"> characteristics</w:t>
      </w:r>
      <w:r w:rsidRPr="00DD637F">
        <w:t xml:space="preserve"> of donors</w:t>
      </w:r>
      <w:r w:rsidR="009B36F4" w:rsidRPr="00DD637F">
        <w:t xml:space="preserve"> remained consistent across the season</w:t>
      </w:r>
      <w:r w:rsidRPr="00DD637F">
        <w:t>s</w:t>
      </w:r>
      <w:r w:rsidR="009B36F4" w:rsidRPr="00DD637F">
        <w:t xml:space="preserve"> of donation but varied between related and unrelated donors. </w:t>
      </w:r>
      <w:r w:rsidRPr="00DD637F">
        <w:t xml:space="preserve">Among </w:t>
      </w:r>
      <w:r w:rsidR="009B36F4" w:rsidRPr="00DD637F">
        <w:t>related donors</w:t>
      </w:r>
      <w:r w:rsidRPr="00DD637F">
        <w:t xml:space="preserve"> (65% of total donors)</w:t>
      </w:r>
      <w:r w:rsidR="009B36F4" w:rsidRPr="00DD637F">
        <w:t>,</w:t>
      </w:r>
      <w:r w:rsidR="00CB0CC1" w:rsidRPr="00DD637F">
        <w:t xml:space="preserve"> the</w:t>
      </w:r>
      <w:r w:rsidR="009B36F4" w:rsidRPr="00DD637F">
        <w:t xml:space="preserve"> median age at donation was 3</w:t>
      </w:r>
      <w:r w:rsidR="00E00B27" w:rsidRPr="00DD637F">
        <w:t>8</w:t>
      </w:r>
      <w:r w:rsidR="009B36F4" w:rsidRPr="00DD637F">
        <w:t xml:space="preserve"> years</w:t>
      </w:r>
      <w:r w:rsidR="00CB0CC1" w:rsidRPr="00DD637F">
        <w:t>, with</w:t>
      </w:r>
      <w:r w:rsidR="009B36F4" w:rsidRPr="00DD637F">
        <w:t xml:space="preserve"> 57%</w:t>
      </w:r>
      <w:r w:rsidR="00CB0CC1" w:rsidRPr="00DD637F">
        <w:t xml:space="preserve"> being</w:t>
      </w:r>
      <w:r w:rsidR="009B36F4" w:rsidRPr="00DD637F">
        <w:t xml:space="preserve"> female, 69% white, 15% Black, and 1</w:t>
      </w:r>
      <w:r w:rsidR="00E00B27" w:rsidRPr="00DD637F">
        <w:t>6</w:t>
      </w:r>
      <w:r w:rsidR="009B36F4" w:rsidRPr="00DD637F">
        <w:t xml:space="preserve">% Hispanic. </w:t>
      </w:r>
      <w:r w:rsidR="008D46FE" w:rsidRPr="00DD637F">
        <w:t xml:space="preserve">Most donors (83%) </w:t>
      </w:r>
      <w:r w:rsidR="009B36F4" w:rsidRPr="00DD637F">
        <w:t>were younger than 50</w:t>
      </w:r>
      <w:r w:rsidR="00367B5C" w:rsidRPr="00DD637F">
        <w:t xml:space="preserve"> years,</w:t>
      </w:r>
      <w:r w:rsidR="009B36F4" w:rsidRPr="00DD637F">
        <w:t xml:space="preserve"> and 17% were older than 50. </w:t>
      </w:r>
      <w:r w:rsidR="007F7119" w:rsidRPr="00DD637F">
        <w:t>Diabetes was rare</w:t>
      </w:r>
      <w:r w:rsidR="009B36F4" w:rsidRPr="00DD637F">
        <w:t>, but 1</w:t>
      </w:r>
      <w:r w:rsidR="00E00B27" w:rsidRPr="00DD637F">
        <w:t>.5</w:t>
      </w:r>
      <w:r w:rsidR="009B36F4" w:rsidRPr="00DD637F">
        <w:t xml:space="preserve">% had hypertension. Median systolic/diastolic blood pressure was 120/74 mm Hg, </w:t>
      </w:r>
      <w:r w:rsidR="007F7119" w:rsidRPr="00DD637F">
        <w:t xml:space="preserve">and the </w:t>
      </w:r>
      <w:r w:rsidR="009B36F4" w:rsidRPr="00DD637F">
        <w:t xml:space="preserve">median body mass </w:t>
      </w:r>
      <w:r w:rsidR="009B36F4" w:rsidRPr="00DD637F">
        <w:lastRenderedPageBreak/>
        <w:t>index was 27 kg/m</w:t>
      </w:r>
      <w:r w:rsidR="009B36F4" w:rsidRPr="00DD637F">
        <w:rPr>
          <w:vertAlign w:val="superscript"/>
        </w:rPr>
        <w:t>2</w:t>
      </w:r>
      <w:r w:rsidR="007F7119" w:rsidRPr="00DD637F">
        <w:t>. Approximately</w:t>
      </w:r>
      <w:r w:rsidR="009B36F4" w:rsidRPr="00DD637F">
        <w:t xml:space="preserve"> 2</w:t>
      </w:r>
      <w:r w:rsidR="00E00B27" w:rsidRPr="00DD637F">
        <w:t>4</w:t>
      </w:r>
      <w:r w:rsidR="009B36F4" w:rsidRPr="00DD637F">
        <w:t>% had a history of smoking, 1</w:t>
      </w:r>
      <w:r w:rsidR="00E00B27" w:rsidRPr="00DD637F">
        <w:t>7</w:t>
      </w:r>
      <w:r w:rsidR="009B36F4" w:rsidRPr="00DD637F">
        <w:t xml:space="preserve">% graduated from college, and </w:t>
      </w:r>
      <w:r w:rsidR="00E00B27" w:rsidRPr="00DD637F">
        <w:t>7</w:t>
      </w:r>
      <w:r w:rsidR="009B36F4" w:rsidRPr="00DD637F">
        <w:t xml:space="preserve">% had postgraduate education. </w:t>
      </w:r>
      <w:r w:rsidR="007F7119" w:rsidRPr="00DD637F">
        <w:t xml:space="preserve">In terms of income </w:t>
      </w:r>
      <w:proofErr w:type="spellStart"/>
      <w:r w:rsidR="007F7119" w:rsidRPr="00DD637F">
        <w:t>tertiles</w:t>
      </w:r>
      <w:proofErr w:type="spellEnd"/>
      <w:r w:rsidR="007F7119" w:rsidRPr="00DD637F">
        <w:t>, 32%</w:t>
      </w:r>
      <w:r w:rsidR="009B36F4" w:rsidRPr="00DD637F">
        <w:t xml:space="preserve"> of donors were in the highest income </w:t>
      </w:r>
      <w:r w:rsidR="00E56CC5" w:rsidRPr="00DD637F">
        <w:t xml:space="preserve">category </w:t>
      </w:r>
      <w:r w:rsidR="009B36F4" w:rsidRPr="00DD637F">
        <w:t>($</w:t>
      </w:r>
      <w:r w:rsidR="00E00B27" w:rsidRPr="00DD637F">
        <w:t>84,220</w:t>
      </w:r>
      <w:r w:rsidR="009B36F4" w:rsidRPr="00DD637F">
        <w:t xml:space="preserve"> and over), 33% were in the middle </w:t>
      </w:r>
      <w:r w:rsidR="00E56CC5" w:rsidRPr="00DD637F">
        <w:t xml:space="preserve">category </w:t>
      </w:r>
      <w:r w:rsidR="009B36F4" w:rsidRPr="00DD637F">
        <w:t>($</w:t>
      </w:r>
      <w:r w:rsidR="00E00B27" w:rsidRPr="00DD637F">
        <w:t>60,599</w:t>
      </w:r>
      <w:r w:rsidR="009B36F4" w:rsidRPr="00DD637F">
        <w:t>-$</w:t>
      </w:r>
      <w:r w:rsidR="00E00B27" w:rsidRPr="00DD637F">
        <w:t>84,220</w:t>
      </w:r>
      <w:r w:rsidR="009B36F4" w:rsidRPr="00DD637F">
        <w:t xml:space="preserve">), and 36% in the lowest </w:t>
      </w:r>
      <w:r w:rsidR="00E56CC5" w:rsidRPr="00DD637F">
        <w:t xml:space="preserve">category </w:t>
      </w:r>
      <w:r w:rsidR="009B36F4" w:rsidRPr="00DD637F">
        <w:t>(</w:t>
      </w:r>
      <w:r w:rsidR="00E56CC5" w:rsidRPr="00DD637F">
        <w:t xml:space="preserve">below </w:t>
      </w:r>
      <w:r w:rsidR="009B36F4" w:rsidRPr="00DD637F">
        <w:t>$</w:t>
      </w:r>
      <w:r w:rsidR="00E00B27" w:rsidRPr="00DD637F">
        <w:t>60,599</w:t>
      </w:r>
      <w:r w:rsidR="009B36F4" w:rsidRPr="00DD637F">
        <w:t>) Their median year of donation was 200</w:t>
      </w:r>
      <w:r w:rsidR="00552EAB" w:rsidRPr="00DD637F">
        <w:t>5</w:t>
      </w:r>
      <w:r w:rsidR="009B36F4" w:rsidRPr="00DD637F">
        <w:t xml:space="preserve">. </w:t>
      </w:r>
    </w:p>
    <w:p w14:paraId="1ABB45F8" w14:textId="77777777" w:rsidR="009B36F4" w:rsidRPr="00DD637F" w:rsidRDefault="009B36F4" w:rsidP="009B36F4">
      <w:pPr>
        <w:spacing w:line="480" w:lineRule="auto"/>
      </w:pPr>
    </w:p>
    <w:p w14:paraId="1D77FD1C" w14:textId="21DB8EE8" w:rsidR="009B36F4" w:rsidRPr="00DD637F" w:rsidRDefault="009B36F4" w:rsidP="009B36F4">
      <w:pPr>
        <w:spacing w:line="480" w:lineRule="auto"/>
      </w:pPr>
      <w:r w:rsidRPr="00DD637F">
        <w:t>Unrelated donors</w:t>
      </w:r>
      <w:r w:rsidR="00EE5429" w:rsidRPr="00DD637F">
        <w:t xml:space="preserve"> (</w:t>
      </w:r>
      <w:r w:rsidR="00310280" w:rsidRPr="00DD637F">
        <w:t>35%</w:t>
      </w:r>
      <w:r w:rsidRPr="00DD637F">
        <w:t xml:space="preserve"> of total donors</w:t>
      </w:r>
      <w:r w:rsidR="00FC35F2" w:rsidRPr="00DD637F">
        <w:t>)</w:t>
      </w:r>
      <w:r w:rsidRPr="00DD637F">
        <w:t xml:space="preserve"> tended to be older, </w:t>
      </w:r>
      <w:r w:rsidR="00B55466" w:rsidRPr="00DD637F">
        <w:t>with a m</w:t>
      </w:r>
      <w:r w:rsidRPr="00DD637F">
        <w:t>edian age at donation was 44 years</w:t>
      </w:r>
      <w:r w:rsidR="00B55466" w:rsidRPr="00DD637F">
        <w:t>. Of the unrelated donors,</w:t>
      </w:r>
      <w:r w:rsidRPr="00DD637F">
        <w:t xml:space="preserve"> </w:t>
      </w:r>
      <w:r w:rsidR="00310280" w:rsidRPr="00DD637F">
        <w:t>64</w:t>
      </w:r>
      <w:r w:rsidRPr="00DD637F">
        <w:t xml:space="preserve">% were female, 82% white, </w:t>
      </w:r>
      <w:r w:rsidR="00310280" w:rsidRPr="00DD637F">
        <w:t>7</w:t>
      </w:r>
      <w:r w:rsidRPr="00DD637F">
        <w:t xml:space="preserve">% Black, and 10% Hispanic. </w:t>
      </w:r>
      <w:r w:rsidR="00B55466" w:rsidRPr="00DD637F">
        <w:t>A higher proportion of unrelated donors (70%)</w:t>
      </w:r>
      <w:r w:rsidRPr="00DD637F">
        <w:t xml:space="preserve"> were younger than 50</w:t>
      </w:r>
      <w:r w:rsidR="00B55466" w:rsidRPr="00DD637F">
        <w:t xml:space="preserve"> years, with</w:t>
      </w:r>
      <w:r w:rsidRPr="00DD637F">
        <w:t xml:space="preserve"> </w:t>
      </w:r>
      <w:r w:rsidR="00310280" w:rsidRPr="00DD637F">
        <w:t>30</w:t>
      </w:r>
      <w:r w:rsidRPr="00DD637F">
        <w:t xml:space="preserve">% </w:t>
      </w:r>
      <w:r w:rsidR="00B55466" w:rsidRPr="00DD637F">
        <w:t xml:space="preserve">being </w:t>
      </w:r>
      <w:r w:rsidRPr="00DD637F">
        <w:t>older than 50 years</w:t>
      </w:r>
      <w:r w:rsidR="00D34557" w:rsidRPr="00DD637F">
        <w:t xml:space="preserve">. </w:t>
      </w:r>
      <w:proofErr w:type="gramStart"/>
      <w:r w:rsidR="00D34557" w:rsidRPr="00DD637F">
        <w:t>Similar to</w:t>
      </w:r>
      <w:proofErr w:type="gramEnd"/>
      <w:r w:rsidR="00D34557" w:rsidRPr="00DD637F">
        <w:t xml:space="preserve"> related donors, diabetes was rare, </w:t>
      </w:r>
      <w:r w:rsidRPr="00DD637F">
        <w:t xml:space="preserve">but </w:t>
      </w:r>
      <w:r w:rsidR="00310280" w:rsidRPr="00DD637F">
        <w:t>3</w:t>
      </w:r>
      <w:r w:rsidRPr="00DD637F">
        <w:t xml:space="preserve">% had hypertension. Median systolic/diastolic blood pressure was 120/74 mm Hg, </w:t>
      </w:r>
      <w:r w:rsidR="00D34557" w:rsidRPr="00DD637F">
        <w:t xml:space="preserve">and the </w:t>
      </w:r>
      <w:r w:rsidRPr="00DD637F">
        <w:t>median body mass index was 27 kg/m</w:t>
      </w:r>
      <w:r w:rsidRPr="00DD637F">
        <w:rPr>
          <w:vertAlign w:val="superscript"/>
        </w:rPr>
        <w:t>2</w:t>
      </w:r>
      <w:r w:rsidR="00D34557" w:rsidRPr="00DD637F">
        <w:t>. Around</w:t>
      </w:r>
      <w:r w:rsidRPr="00DD637F">
        <w:t xml:space="preserve"> 2</w:t>
      </w:r>
      <w:r w:rsidR="00310280" w:rsidRPr="00DD637F">
        <w:t>4</w:t>
      </w:r>
      <w:r w:rsidRPr="00DD637F">
        <w:t>% had a history of smoking, 2</w:t>
      </w:r>
      <w:r w:rsidR="00310280" w:rsidRPr="00DD637F">
        <w:t>5</w:t>
      </w:r>
      <w:r w:rsidRPr="00DD637F">
        <w:t>% graduated from college, and 1</w:t>
      </w:r>
      <w:r w:rsidR="00310280" w:rsidRPr="00DD637F">
        <w:t>3</w:t>
      </w:r>
      <w:r w:rsidRPr="00DD637F">
        <w:t xml:space="preserve">% had postgraduate education. </w:t>
      </w:r>
      <w:r w:rsidR="00D34557" w:rsidRPr="00DD637F">
        <w:t xml:space="preserve">In terms of </w:t>
      </w:r>
      <w:proofErr w:type="spellStart"/>
      <w:r w:rsidR="00D34557" w:rsidRPr="00DD637F">
        <w:t>tertiles</w:t>
      </w:r>
      <w:proofErr w:type="spellEnd"/>
      <w:r w:rsidR="00D34557" w:rsidRPr="00DD637F">
        <w:t>, 37%</w:t>
      </w:r>
      <w:r w:rsidRPr="00DD637F">
        <w:t xml:space="preserve"> of </w:t>
      </w:r>
      <w:r w:rsidR="00D34557" w:rsidRPr="00DD637F">
        <w:t xml:space="preserve">unrelated </w:t>
      </w:r>
      <w:r w:rsidRPr="00DD637F">
        <w:t xml:space="preserve">donors were in the highest income </w:t>
      </w:r>
      <w:r w:rsidR="00D34557" w:rsidRPr="00DD637F">
        <w:t xml:space="preserve">category </w:t>
      </w:r>
      <w:r w:rsidRPr="00DD637F">
        <w:t>(over $</w:t>
      </w:r>
      <w:r w:rsidR="00015AF5" w:rsidRPr="00DD637F">
        <w:t>84,220</w:t>
      </w:r>
      <w:r w:rsidRPr="00DD637F">
        <w:t xml:space="preserve">), 33% in the middle </w:t>
      </w:r>
      <w:r w:rsidR="00D34557" w:rsidRPr="00DD637F">
        <w:t xml:space="preserve">category </w:t>
      </w:r>
      <w:r w:rsidRPr="00DD637F">
        <w:t>($</w:t>
      </w:r>
      <w:r w:rsidR="00015AF5" w:rsidRPr="00DD637F">
        <w:t>60,599</w:t>
      </w:r>
      <w:r w:rsidRPr="00DD637F">
        <w:t>-$</w:t>
      </w:r>
      <w:r w:rsidR="00015AF5" w:rsidRPr="00DD637F">
        <w:t>84,220</w:t>
      </w:r>
      <w:r w:rsidRPr="00DD637F">
        <w:t xml:space="preserve">), and </w:t>
      </w:r>
      <w:r w:rsidR="00310280" w:rsidRPr="00DD637F">
        <w:t>30</w:t>
      </w:r>
      <w:r w:rsidRPr="00DD637F">
        <w:t xml:space="preserve">% in the lowest </w:t>
      </w:r>
      <w:r w:rsidR="00D34557" w:rsidRPr="00DD637F">
        <w:t xml:space="preserve">category </w:t>
      </w:r>
      <w:r w:rsidRPr="00DD637F">
        <w:t>(under $</w:t>
      </w:r>
      <w:r w:rsidR="00015AF5" w:rsidRPr="00DD637F">
        <w:t>60,599</w:t>
      </w:r>
      <w:r w:rsidRPr="00DD637F">
        <w:t xml:space="preserve">). Unrelated donors </w:t>
      </w:r>
      <w:r w:rsidR="007A536D" w:rsidRPr="00DD637F">
        <w:t>were</w:t>
      </w:r>
      <w:r w:rsidRPr="00DD637F">
        <w:t xml:space="preserve"> more recent, with a median year of donation of </w:t>
      </w:r>
      <w:r w:rsidR="00310280" w:rsidRPr="00DD637F">
        <w:t>2011</w:t>
      </w:r>
      <w:r w:rsidRPr="00DD637F">
        <w:t xml:space="preserve"> (Table 1). </w:t>
      </w:r>
    </w:p>
    <w:p w14:paraId="1F35CFA0" w14:textId="4CFDF976" w:rsidR="009B36F4" w:rsidRPr="00DD637F" w:rsidRDefault="00BF27A6" w:rsidP="009B36F4">
      <w:pPr>
        <w:spacing w:line="480" w:lineRule="auto"/>
        <w:rPr>
          <w:b/>
          <w:bCs/>
        </w:rPr>
      </w:pPr>
      <w:r w:rsidRPr="00DD637F">
        <w:rPr>
          <w:b/>
          <w:bCs/>
        </w:rPr>
        <w:t>Trends in Living Kidney Donation</w:t>
      </w:r>
    </w:p>
    <w:p w14:paraId="4658154F" w14:textId="255A1EAD" w:rsidR="00BF27A6" w:rsidRPr="00DD637F" w:rsidRDefault="009069FA" w:rsidP="009B36F4">
      <w:pPr>
        <w:spacing w:line="480" w:lineRule="auto"/>
      </w:pPr>
      <w:r w:rsidRPr="00DD637F">
        <w:t>Over the study period</w:t>
      </w:r>
      <w:r w:rsidR="00F34D3E" w:rsidRPr="00DD637F">
        <w:t>, k</w:t>
      </w:r>
      <w:r w:rsidR="00BF27A6" w:rsidRPr="00DD637F">
        <w:t xml:space="preserve">idney donations </w:t>
      </w:r>
      <w:r w:rsidR="00212143" w:rsidRPr="00DD637F">
        <w:t xml:space="preserve">displayed a </w:t>
      </w:r>
      <w:r w:rsidR="00BF27A6" w:rsidRPr="00DD637F">
        <w:t>monotonically</w:t>
      </w:r>
      <w:r w:rsidR="00A9038E" w:rsidRPr="00DD637F">
        <w:t xml:space="preserve"> increasing trend from</w:t>
      </w:r>
      <w:r w:rsidR="00BF27A6" w:rsidRPr="00DD637F">
        <w:t xml:space="preserve"> 1987 </w:t>
      </w:r>
      <w:r w:rsidR="00A9038E" w:rsidRPr="00DD637F">
        <w:t xml:space="preserve">to </w:t>
      </w:r>
      <w:r w:rsidR="00BF27A6" w:rsidRPr="00DD637F">
        <w:t>2004</w:t>
      </w:r>
      <w:r w:rsidR="00A9038E" w:rsidRPr="00DD637F">
        <w:t>, followed by a</w:t>
      </w:r>
      <w:r w:rsidR="00BF27A6" w:rsidRPr="00DD637F">
        <w:t xml:space="preserve"> decline </w:t>
      </w:r>
      <w:r w:rsidR="0036213D" w:rsidRPr="00DD637F">
        <w:t xml:space="preserve">from 2005 to 2017. </w:t>
      </w:r>
      <w:r w:rsidR="00CC0000" w:rsidRPr="00DD637F">
        <w:t xml:space="preserve">A </w:t>
      </w:r>
      <w:r w:rsidR="00BF27A6" w:rsidRPr="00DD637F">
        <w:t>resurgence</w:t>
      </w:r>
      <w:r w:rsidR="00CC0000" w:rsidRPr="00DD637F">
        <w:t xml:space="preserve"> in donations occurred </w:t>
      </w:r>
      <w:r w:rsidR="0036213D" w:rsidRPr="00DD637F">
        <w:t>from</w:t>
      </w:r>
      <w:r w:rsidR="00BF27A6" w:rsidRPr="00DD637F">
        <w:t xml:space="preserve"> 2017</w:t>
      </w:r>
      <w:r w:rsidR="0036213D" w:rsidRPr="00DD637F">
        <w:t>-2019</w:t>
      </w:r>
      <w:r w:rsidR="007E7E19" w:rsidRPr="00DD637F">
        <w:t xml:space="preserve">, but </w:t>
      </w:r>
      <w:r w:rsidR="0036213D" w:rsidRPr="00DD637F">
        <w:t>since the COVID-19 pandemic</w:t>
      </w:r>
      <w:r w:rsidR="007E7E19" w:rsidRPr="00DD637F">
        <w:t>, donation levels have stagnated</w:t>
      </w:r>
      <w:r w:rsidR="00BF27A6" w:rsidRPr="00DD637F">
        <w:t xml:space="preserve">. Notably, within-year seasonal variance increased after 2004 (Figure 1). </w:t>
      </w:r>
      <w:r w:rsidR="00BA0213" w:rsidRPr="00DD637F">
        <w:t>B</w:t>
      </w:r>
      <w:r w:rsidR="00BF27A6" w:rsidRPr="00DD637F">
        <w:t>etween-year variance</w:t>
      </w:r>
      <w:r w:rsidR="00BA0213" w:rsidRPr="00DD637F">
        <w:t xml:space="preserve"> prior to 2005</w:t>
      </w:r>
      <w:r w:rsidR="00BF27A6" w:rsidRPr="00DD637F">
        <w:t xml:space="preserve"> was </w:t>
      </w:r>
      <w:r w:rsidR="00EB0FEF" w:rsidRPr="00DD637F">
        <w:t>157</w:t>
      </w:r>
      <w:r w:rsidR="00BF27A6" w:rsidRPr="00DD637F">
        <w:t xml:space="preserve"> donations</w:t>
      </w:r>
      <w:r w:rsidR="00BA0213" w:rsidRPr="00DD637F">
        <w:t xml:space="preserve"> per </w:t>
      </w:r>
      <w:r w:rsidR="00BF27A6" w:rsidRPr="00DD637F">
        <w:t>month</w:t>
      </w:r>
      <w:r w:rsidR="00700B22" w:rsidRPr="00DD637F">
        <w:t>,</w:t>
      </w:r>
      <w:r w:rsidR="00BF27A6" w:rsidRPr="00DD637F">
        <w:t xml:space="preserve"> and within-year variance was 4</w:t>
      </w:r>
      <w:r w:rsidR="005C72EA" w:rsidRPr="00DD637F">
        <w:t>2</w:t>
      </w:r>
      <w:r w:rsidR="00BF27A6" w:rsidRPr="00DD637F">
        <w:t xml:space="preserve"> donations</w:t>
      </w:r>
      <w:r w:rsidR="00700B22" w:rsidRPr="00DD637F">
        <w:t xml:space="preserve"> per </w:t>
      </w:r>
      <w:r w:rsidR="00BF27A6" w:rsidRPr="00DD637F">
        <w:t xml:space="preserve">month, </w:t>
      </w:r>
      <w:r w:rsidR="00700B22" w:rsidRPr="00DD637F">
        <w:t>resulting in a high</w:t>
      </w:r>
      <w:r w:rsidR="00BF27A6" w:rsidRPr="00DD637F">
        <w:t xml:space="preserve"> intraclass correlation</w:t>
      </w:r>
      <w:r w:rsidR="00700B22" w:rsidRPr="00DD637F">
        <w:t xml:space="preserve"> (ICC)</w:t>
      </w:r>
      <w:r w:rsidR="00BF27A6" w:rsidRPr="00DD637F">
        <w:t xml:space="preserve"> of 0.9</w:t>
      </w:r>
      <w:r w:rsidR="00EB0FEF" w:rsidRPr="00DD637F">
        <w:t>3</w:t>
      </w:r>
      <w:r w:rsidR="00BF27A6" w:rsidRPr="00DD637F">
        <w:t xml:space="preserve">. </w:t>
      </w:r>
      <w:r w:rsidR="00700B22" w:rsidRPr="00DD637F">
        <w:t>However</w:t>
      </w:r>
      <w:r w:rsidR="00EB0FEF" w:rsidRPr="00DD637F">
        <w:t>,</w:t>
      </w:r>
      <w:r w:rsidR="00BF27A6" w:rsidRPr="00DD637F">
        <w:t xml:space="preserve"> from 2005 onward, between-year variance was 32 donations</w:t>
      </w:r>
      <w:r w:rsidR="00700B22" w:rsidRPr="00DD637F">
        <w:t xml:space="preserve"> per </w:t>
      </w:r>
      <w:r w:rsidR="00BF27A6" w:rsidRPr="00DD637F">
        <w:t>month</w:t>
      </w:r>
      <w:r w:rsidR="00700B22" w:rsidRPr="00DD637F">
        <w:t>, while</w:t>
      </w:r>
      <w:r w:rsidR="00BF27A6" w:rsidRPr="00DD637F">
        <w:t xml:space="preserve"> within-year variance </w:t>
      </w:r>
      <w:r w:rsidR="00700B22" w:rsidRPr="00DD637F">
        <w:t xml:space="preserve">increased to </w:t>
      </w:r>
      <w:r w:rsidR="00BF27A6" w:rsidRPr="00DD637F">
        <w:t>52 donations</w:t>
      </w:r>
      <w:r w:rsidR="00700B22" w:rsidRPr="00DD637F">
        <w:t xml:space="preserve"> per </w:t>
      </w:r>
      <w:r w:rsidR="00BF27A6" w:rsidRPr="00DD637F">
        <w:t xml:space="preserve">month, </w:t>
      </w:r>
      <w:r w:rsidR="00700B22" w:rsidRPr="00DD637F">
        <w:t xml:space="preserve">leading to a lower ICC </w:t>
      </w:r>
      <w:r w:rsidR="00BF27A6" w:rsidRPr="00DD637F">
        <w:t>of 0.</w:t>
      </w:r>
      <w:r w:rsidR="00EB0FEF" w:rsidRPr="00DD637F">
        <w:t>19</w:t>
      </w:r>
      <w:commentRangeStart w:id="23"/>
      <w:r w:rsidR="00900552" w:rsidRPr="00DD637F">
        <w:t>.</w:t>
      </w:r>
      <w:commentRangeEnd w:id="23"/>
      <w:r w:rsidR="00E0722C" w:rsidRPr="00CB2950">
        <w:rPr>
          <w:rStyle w:val="CommentReference"/>
        </w:rPr>
        <w:commentReference w:id="23"/>
      </w:r>
    </w:p>
    <w:p w14:paraId="49AEDA5C" w14:textId="1BEA1358" w:rsidR="00BF27A6" w:rsidRPr="00DD637F" w:rsidRDefault="00945DC3" w:rsidP="009B36F4">
      <w:pPr>
        <w:spacing w:line="480" w:lineRule="auto"/>
      </w:pPr>
      <w:r w:rsidRPr="00DD637F">
        <w:lastRenderedPageBreak/>
        <w:t>S</w:t>
      </w:r>
      <w:r w:rsidR="00900552" w:rsidRPr="00DD637F">
        <w:t>imilar</w:t>
      </w:r>
      <w:r w:rsidRPr="00DD637F">
        <w:t xml:space="preserve"> patterns were observed when analyzing </w:t>
      </w:r>
      <w:r w:rsidR="00900552" w:rsidRPr="00DD637F">
        <w:t xml:space="preserve">related and unrelated </w:t>
      </w:r>
      <w:r w:rsidRPr="00DD637F">
        <w:t>donors sep</w:t>
      </w:r>
      <w:r w:rsidR="00746D06" w:rsidRPr="00DD637F">
        <w:t>a</w:t>
      </w:r>
      <w:r w:rsidRPr="00DD637F">
        <w:t>rately</w:t>
      </w:r>
      <w:r w:rsidR="00900552" w:rsidRPr="00DD637F">
        <w:t>. For related donors, ICC was 0.9</w:t>
      </w:r>
      <w:r w:rsidR="005C72EA" w:rsidRPr="00DD637F">
        <w:t>3</w:t>
      </w:r>
      <w:r w:rsidR="00900552" w:rsidRPr="00DD637F">
        <w:t xml:space="preserve"> prior to 2005 and 0.3</w:t>
      </w:r>
      <w:r w:rsidR="005C72EA" w:rsidRPr="00DD637F">
        <w:t>3</w:t>
      </w:r>
      <w:r w:rsidR="00900552" w:rsidRPr="00DD637F">
        <w:t xml:space="preserve"> thereafter</w:t>
      </w:r>
      <w:r w:rsidR="00EB1E5E" w:rsidRPr="00DD637F">
        <w:t>, with</w:t>
      </w:r>
      <w:r w:rsidR="00900552" w:rsidRPr="00DD637F">
        <w:t xml:space="preserve"> </w:t>
      </w:r>
      <w:r w:rsidR="00EB1E5E" w:rsidRPr="00DD637F">
        <w:t>i</w:t>
      </w:r>
      <w:r w:rsidR="00900552" w:rsidRPr="00DD637F">
        <w:t>ntra-year variation increas</w:t>
      </w:r>
      <w:r w:rsidR="00EB1E5E" w:rsidRPr="00DD637F">
        <w:t>ing</w:t>
      </w:r>
      <w:r w:rsidR="00900552" w:rsidRPr="00DD637F">
        <w:t xml:space="preserve"> by </w:t>
      </w:r>
      <w:r w:rsidR="00EB0FEF" w:rsidRPr="00DD637F">
        <w:t>27</w:t>
      </w:r>
      <w:r w:rsidR="00900552" w:rsidRPr="00DD637F">
        <w:t>% from 4</w:t>
      </w:r>
      <w:r w:rsidR="00D3380A" w:rsidRPr="00DD637F">
        <w:t>5</w:t>
      </w:r>
      <w:r w:rsidR="00900552" w:rsidRPr="00DD637F">
        <w:t xml:space="preserve"> to </w:t>
      </w:r>
      <w:r w:rsidR="00EB0FEF" w:rsidRPr="00DD637F">
        <w:t>57</w:t>
      </w:r>
      <w:r w:rsidR="00900552" w:rsidRPr="00DD637F">
        <w:t>. For unrelated donors, ICC was 0.9</w:t>
      </w:r>
      <w:r w:rsidR="005C72EA" w:rsidRPr="00DD637F">
        <w:t>2</w:t>
      </w:r>
      <w:r w:rsidR="00900552" w:rsidRPr="00DD637F">
        <w:t xml:space="preserve"> prior to 2005 and 0.2</w:t>
      </w:r>
      <w:r w:rsidR="00DE3A43" w:rsidRPr="00DD637F">
        <w:t>6</w:t>
      </w:r>
      <w:r w:rsidR="00900552" w:rsidRPr="00DD637F">
        <w:t xml:space="preserve"> thereafter. Intra-year variation increas</w:t>
      </w:r>
      <w:r w:rsidR="00EB1E5E" w:rsidRPr="00DD637F">
        <w:t>ing</w:t>
      </w:r>
      <w:r w:rsidR="00900552" w:rsidRPr="00DD637F">
        <w:t xml:space="preserve"> by </w:t>
      </w:r>
      <w:r w:rsidR="00DE3A43" w:rsidRPr="00DD637F">
        <w:t>21</w:t>
      </w:r>
      <w:r w:rsidR="00900552" w:rsidRPr="00DD637F">
        <w:t>% from 4</w:t>
      </w:r>
      <w:r w:rsidR="00D3380A" w:rsidRPr="00DD637F">
        <w:t>8</w:t>
      </w:r>
      <w:r w:rsidR="00900552" w:rsidRPr="00DD637F">
        <w:t xml:space="preserve"> to 5</w:t>
      </w:r>
      <w:r w:rsidR="00DE3A43" w:rsidRPr="00DD637F">
        <w:t>8</w:t>
      </w:r>
      <w:r w:rsidR="00900552" w:rsidRPr="00DD637F">
        <w:t xml:space="preserve"> between these time periods.</w:t>
      </w:r>
    </w:p>
    <w:p w14:paraId="6E6AE64B" w14:textId="0FE4AD6C" w:rsidR="009B36F4" w:rsidRPr="00DD637F" w:rsidRDefault="009B36F4" w:rsidP="009B36F4">
      <w:pPr>
        <w:spacing w:line="480" w:lineRule="auto"/>
        <w:rPr>
          <w:b/>
          <w:bCs/>
          <w:color w:val="212121"/>
          <w:shd w:val="clear" w:color="auto" w:fill="FFFFFF"/>
        </w:rPr>
      </w:pPr>
      <w:r w:rsidRPr="00DD637F">
        <w:rPr>
          <w:b/>
          <w:bCs/>
          <w:color w:val="212121"/>
          <w:shd w:val="clear" w:color="auto" w:fill="FFFFFF"/>
        </w:rPr>
        <w:t xml:space="preserve">Within-Year Seasonal Variation in Living Kidney Donors </w:t>
      </w:r>
    </w:p>
    <w:p w14:paraId="6A80663F" w14:textId="4F942069" w:rsidR="009B36F4" w:rsidRPr="00DD637F" w:rsidRDefault="00EB1E5E" w:rsidP="009B36F4">
      <w:pPr>
        <w:spacing w:line="480" w:lineRule="auto"/>
        <w:rPr>
          <w:b/>
          <w:bCs/>
          <w:color w:val="212121"/>
          <w:shd w:val="clear" w:color="auto" w:fill="FFFFFF"/>
        </w:rPr>
      </w:pPr>
      <w:r w:rsidRPr="00DD637F">
        <w:rPr>
          <w:color w:val="212121"/>
          <w:shd w:val="clear" w:color="auto" w:fill="FFFFFF"/>
        </w:rPr>
        <w:t>Monthly trends in kidney donation showed higher rates during the summer months, particularly in June and July, across all subgroups. This seasonal pattern has remained stable historically</w:t>
      </w:r>
      <w:r w:rsidRPr="00DD637F" w:rsidDel="00EB1E5E">
        <w:rPr>
          <w:color w:val="212121"/>
          <w:shd w:val="clear" w:color="auto" w:fill="FFFFFF"/>
        </w:rPr>
        <w:t xml:space="preserve"> </w:t>
      </w:r>
      <w:r w:rsidR="00614C02" w:rsidRPr="00DD637F">
        <w:rPr>
          <w:color w:val="212121"/>
          <w:shd w:val="clear" w:color="auto" w:fill="FFFFFF"/>
        </w:rPr>
        <w:t xml:space="preserve">(Figure 2). </w:t>
      </w:r>
      <w:r w:rsidRPr="00DD637F">
        <w:rPr>
          <w:color w:val="212121"/>
          <w:shd w:val="clear" w:color="auto" w:fill="FFFFFF"/>
        </w:rPr>
        <w:t xml:space="preserve">Incidence rate ratios (IRRs) compared to January were calculated for each month. For related donors, IRRs in the highest income </w:t>
      </w:r>
      <w:proofErr w:type="spellStart"/>
      <w:r w:rsidRPr="00DD637F">
        <w:rPr>
          <w:color w:val="212121"/>
          <w:shd w:val="clear" w:color="auto" w:fill="FFFFFF"/>
        </w:rPr>
        <w:t>tertile</w:t>
      </w:r>
      <w:proofErr w:type="spellEnd"/>
      <w:r w:rsidRPr="00DD637F">
        <w:rPr>
          <w:color w:val="212121"/>
          <w:shd w:val="clear" w:color="auto" w:fill="FFFFFF"/>
        </w:rPr>
        <w:t xml:space="preserve"> ranged from 1.06 to 1.33, in the middle </w:t>
      </w:r>
      <w:proofErr w:type="spellStart"/>
      <w:r w:rsidRPr="00DD637F">
        <w:rPr>
          <w:color w:val="212121"/>
          <w:shd w:val="clear" w:color="auto" w:fill="FFFFFF"/>
        </w:rPr>
        <w:t>tertile</w:t>
      </w:r>
      <w:proofErr w:type="spellEnd"/>
      <w:r w:rsidRPr="00DD637F">
        <w:rPr>
          <w:color w:val="212121"/>
          <w:shd w:val="clear" w:color="auto" w:fill="FFFFFF"/>
        </w:rPr>
        <w:t xml:space="preserve"> from 1.01 to 1.25, and in the lowest </w:t>
      </w:r>
      <w:proofErr w:type="spellStart"/>
      <w:r w:rsidRPr="00DD637F">
        <w:rPr>
          <w:color w:val="212121"/>
          <w:shd w:val="clear" w:color="auto" w:fill="FFFFFF"/>
        </w:rPr>
        <w:t>tertile</w:t>
      </w:r>
      <w:proofErr w:type="spellEnd"/>
      <w:r w:rsidRPr="00DD637F">
        <w:rPr>
          <w:color w:val="212121"/>
          <w:shd w:val="clear" w:color="auto" w:fill="FFFFFF"/>
        </w:rPr>
        <w:t xml:space="preserve"> from 1.00 to 1.24. For unrelated donors, IRRs in the highest income </w:t>
      </w:r>
      <w:proofErr w:type="spellStart"/>
      <w:r w:rsidRPr="00DD637F">
        <w:rPr>
          <w:color w:val="212121"/>
          <w:shd w:val="clear" w:color="auto" w:fill="FFFFFF"/>
        </w:rPr>
        <w:t>tertile</w:t>
      </w:r>
      <w:proofErr w:type="spellEnd"/>
      <w:r w:rsidRPr="00DD637F">
        <w:rPr>
          <w:color w:val="212121"/>
          <w:shd w:val="clear" w:color="auto" w:fill="FFFFFF"/>
        </w:rPr>
        <w:t xml:space="preserve"> ranged from 1.00 to 1.17, in the middle </w:t>
      </w:r>
      <w:proofErr w:type="spellStart"/>
      <w:r w:rsidRPr="00DD637F">
        <w:rPr>
          <w:color w:val="212121"/>
          <w:shd w:val="clear" w:color="auto" w:fill="FFFFFF"/>
        </w:rPr>
        <w:t>tertile</w:t>
      </w:r>
      <w:proofErr w:type="spellEnd"/>
      <w:r w:rsidRPr="00DD637F">
        <w:rPr>
          <w:color w:val="212121"/>
          <w:shd w:val="clear" w:color="auto" w:fill="FFFFFF"/>
        </w:rPr>
        <w:t xml:space="preserve"> from 1.01 to 1.25, and in the lowest </w:t>
      </w:r>
      <w:proofErr w:type="spellStart"/>
      <w:r w:rsidRPr="00DD637F">
        <w:rPr>
          <w:color w:val="212121"/>
          <w:shd w:val="clear" w:color="auto" w:fill="FFFFFF"/>
        </w:rPr>
        <w:t>tertile</w:t>
      </w:r>
      <w:proofErr w:type="spellEnd"/>
      <w:r w:rsidRPr="00DD637F">
        <w:rPr>
          <w:color w:val="212121"/>
          <w:shd w:val="clear" w:color="auto" w:fill="FFFFFF"/>
        </w:rPr>
        <w:t xml:space="preserve"> from 1.03 to 1.24. Statistically significant IRRs were observed for all income </w:t>
      </w:r>
      <w:proofErr w:type="spellStart"/>
      <w:r w:rsidRPr="00DD637F">
        <w:rPr>
          <w:color w:val="212121"/>
          <w:shd w:val="clear" w:color="auto" w:fill="FFFFFF"/>
        </w:rPr>
        <w:t>tertiles</w:t>
      </w:r>
      <w:proofErr w:type="spellEnd"/>
      <w:r w:rsidRPr="00DD637F">
        <w:rPr>
          <w:color w:val="212121"/>
          <w:shd w:val="clear" w:color="auto" w:fill="FFFFFF"/>
        </w:rPr>
        <w:t xml:space="preserve"> in June and July, as well as for the top income </w:t>
      </w:r>
      <w:proofErr w:type="spellStart"/>
      <w:r w:rsidRPr="00DD637F">
        <w:rPr>
          <w:color w:val="212121"/>
          <w:shd w:val="clear" w:color="auto" w:fill="FFFFFF"/>
        </w:rPr>
        <w:t>tertile</w:t>
      </w:r>
      <w:proofErr w:type="spellEnd"/>
      <w:r w:rsidRPr="00DD637F">
        <w:rPr>
          <w:color w:val="212121"/>
          <w:shd w:val="clear" w:color="auto" w:fill="FFFFFF"/>
        </w:rPr>
        <w:t xml:space="preserve"> in August.</w:t>
      </w:r>
      <w:r w:rsidRPr="00DD637F" w:rsidDel="00EB1E5E">
        <w:rPr>
          <w:color w:val="212121"/>
          <w:shd w:val="clear" w:color="auto" w:fill="FFFFFF"/>
        </w:rPr>
        <w:t xml:space="preserve"> </w:t>
      </w:r>
      <w:r w:rsidR="002F6434" w:rsidRPr="00DD637F">
        <w:rPr>
          <w:color w:val="212121"/>
          <w:shd w:val="clear" w:color="auto" w:fill="FFFFFF"/>
        </w:rPr>
        <w:t>(</w:t>
      </w:r>
      <w:r w:rsidR="009B36F4" w:rsidRPr="00DD637F">
        <w:rPr>
          <w:color w:val="212121"/>
          <w:shd w:val="clear" w:color="auto" w:fill="FFFFFF"/>
        </w:rPr>
        <w:t>Figure</w:t>
      </w:r>
      <w:r w:rsidR="007440A7" w:rsidRPr="00DD637F">
        <w:rPr>
          <w:color w:val="212121"/>
          <w:shd w:val="clear" w:color="auto" w:fill="FFFFFF"/>
        </w:rPr>
        <w:t>s</w:t>
      </w:r>
      <w:r w:rsidR="009B36F4" w:rsidRPr="00DD637F">
        <w:rPr>
          <w:color w:val="212121"/>
          <w:shd w:val="clear" w:color="auto" w:fill="FFFFFF"/>
        </w:rPr>
        <w:t xml:space="preserve"> </w:t>
      </w:r>
      <w:r w:rsidR="00A17626" w:rsidRPr="00DD637F">
        <w:rPr>
          <w:color w:val="212121"/>
          <w:shd w:val="clear" w:color="auto" w:fill="FFFFFF"/>
        </w:rPr>
        <w:t>3</w:t>
      </w:r>
      <w:r w:rsidR="009B36F4" w:rsidRPr="00DD637F">
        <w:rPr>
          <w:color w:val="212121"/>
          <w:shd w:val="clear" w:color="auto" w:fill="FFFFFF"/>
        </w:rPr>
        <w:t>A</w:t>
      </w:r>
      <w:r w:rsidR="007440A7" w:rsidRPr="00DD637F">
        <w:rPr>
          <w:color w:val="212121"/>
          <w:shd w:val="clear" w:color="auto" w:fill="FFFFFF"/>
        </w:rPr>
        <w:t>, 3B</w:t>
      </w:r>
      <w:r w:rsidR="009B36F4" w:rsidRPr="00DD637F">
        <w:rPr>
          <w:color w:val="212121"/>
          <w:shd w:val="clear" w:color="auto" w:fill="FFFFFF"/>
        </w:rPr>
        <w:t>).</w:t>
      </w:r>
    </w:p>
    <w:p w14:paraId="2D277DDA" w14:textId="5FCD80B4" w:rsidR="009B36F4" w:rsidRPr="00DD637F" w:rsidRDefault="009B36F4" w:rsidP="00900552">
      <w:pPr>
        <w:spacing w:line="480" w:lineRule="auto"/>
        <w:rPr>
          <w:b/>
          <w:bCs/>
        </w:rPr>
      </w:pPr>
      <w:r w:rsidRPr="00DD637F">
        <w:rPr>
          <w:b/>
          <w:bCs/>
        </w:rPr>
        <w:t xml:space="preserve">Between-Year Seasonal Variation in Living Kidney </w:t>
      </w:r>
      <w:commentRangeStart w:id="24"/>
      <w:commentRangeStart w:id="25"/>
      <w:r w:rsidRPr="00DD637F">
        <w:rPr>
          <w:b/>
          <w:bCs/>
        </w:rPr>
        <w:t xml:space="preserve">Donors </w:t>
      </w:r>
      <w:commentRangeEnd w:id="24"/>
      <w:r w:rsidR="00A5238A" w:rsidRPr="00DD637F">
        <w:rPr>
          <w:rStyle w:val="CommentReference"/>
        </w:rPr>
        <w:commentReference w:id="24"/>
      </w:r>
      <w:commentRangeEnd w:id="25"/>
      <w:r w:rsidR="00A36F0D" w:rsidRPr="00DD637F">
        <w:rPr>
          <w:rStyle w:val="CommentReference"/>
        </w:rPr>
        <w:commentReference w:id="25"/>
      </w:r>
    </w:p>
    <w:p w14:paraId="3CF452D3" w14:textId="74F980C7" w:rsidR="00900552" w:rsidRPr="00DD637F" w:rsidRDefault="00900552" w:rsidP="00FF2ABE">
      <w:pPr>
        <w:spacing w:line="480" w:lineRule="auto"/>
        <w:rPr>
          <w:color w:val="212121"/>
          <w:shd w:val="clear" w:color="auto" w:fill="FFFFFF"/>
        </w:rPr>
      </w:pPr>
      <w:r w:rsidRPr="00DD637F">
        <w:rPr>
          <w:color w:val="212121"/>
          <w:shd w:val="clear" w:color="auto" w:fill="FFFFFF"/>
        </w:rPr>
        <w:t>Between-year</w:t>
      </w:r>
      <w:r w:rsidR="009B36F4" w:rsidRPr="00DD637F">
        <w:rPr>
          <w:color w:val="212121"/>
          <w:shd w:val="clear" w:color="auto" w:fill="FFFFFF"/>
        </w:rPr>
        <w:t xml:space="preserve"> trends </w:t>
      </w:r>
      <w:r w:rsidR="00AC3BCC" w:rsidRPr="00DD637F">
        <w:rPr>
          <w:color w:val="212121"/>
          <w:shd w:val="clear" w:color="auto" w:fill="FFFFFF"/>
        </w:rPr>
        <w:t>varied</w:t>
      </w:r>
      <w:r w:rsidR="00A44BEE" w:rsidRPr="00DD637F">
        <w:rPr>
          <w:color w:val="212121"/>
          <w:shd w:val="clear" w:color="auto" w:fill="FFFFFF"/>
        </w:rPr>
        <w:t xml:space="preserve"> between related and unrelated groups, with additional interaction</w:t>
      </w:r>
      <w:r w:rsidR="00AC3BCC" w:rsidRPr="00DD637F">
        <w:rPr>
          <w:color w:val="212121"/>
          <w:shd w:val="clear" w:color="auto" w:fill="FFFFFF"/>
        </w:rPr>
        <w:t>s</w:t>
      </w:r>
      <w:r w:rsidR="00A44BEE" w:rsidRPr="00DD637F">
        <w:rPr>
          <w:color w:val="212121"/>
          <w:shd w:val="clear" w:color="auto" w:fill="FFFFFF"/>
        </w:rPr>
        <w:t xml:space="preserve"> with income group. </w:t>
      </w:r>
      <w:r w:rsidR="009B36F4" w:rsidRPr="00DD637F">
        <w:rPr>
          <w:color w:val="212121"/>
          <w:shd w:val="clear" w:color="auto" w:fill="FFFFFF"/>
        </w:rPr>
        <w:t xml:space="preserve">For related donors, </w:t>
      </w:r>
      <w:r w:rsidR="00A44BEE" w:rsidRPr="00DD637F">
        <w:rPr>
          <w:color w:val="212121"/>
          <w:shd w:val="clear" w:color="auto" w:fill="FFFFFF"/>
        </w:rPr>
        <w:t>trends</w:t>
      </w:r>
      <w:r w:rsidR="009B36F4" w:rsidRPr="00DD637F">
        <w:rPr>
          <w:color w:val="212121"/>
          <w:shd w:val="clear" w:color="auto" w:fill="FFFFFF"/>
        </w:rPr>
        <w:t xml:space="preserve"> were uniformly positive </w:t>
      </w:r>
      <w:r w:rsidR="0041227C" w:rsidRPr="00DD637F">
        <w:rPr>
          <w:color w:val="212121"/>
          <w:shd w:val="clear" w:color="auto" w:fill="FFFFFF"/>
        </w:rPr>
        <w:t>until</w:t>
      </w:r>
      <w:r w:rsidR="009B36F4" w:rsidRPr="00DD637F">
        <w:rPr>
          <w:color w:val="212121"/>
          <w:shd w:val="clear" w:color="auto" w:fill="FFFFFF"/>
        </w:rPr>
        <w:t xml:space="preserve"> 2004 and uniformly negative </w:t>
      </w:r>
      <w:r w:rsidR="0041227C" w:rsidRPr="00DD637F">
        <w:rPr>
          <w:color w:val="212121"/>
          <w:shd w:val="clear" w:color="auto" w:fill="FFFFFF"/>
        </w:rPr>
        <w:t xml:space="preserve">from </w:t>
      </w:r>
      <w:r w:rsidR="009B36F4" w:rsidRPr="00DD637F">
        <w:rPr>
          <w:color w:val="212121"/>
          <w:shd w:val="clear" w:color="auto" w:fill="FFFFFF"/>
        </w:rPr>
        <w:t>2005</w:t>
      </w:r>
      <w:r w:rsidR="0041227C" w:rsidRPr="00DD637F">
        <w:rPr>
          <w:color w:val="212121"/>
          <w:shd w:val="clear" w:color="auto" w:fill="FFFFFF"/>
        </w:rPr>
        <w:t xml:space="preserve"> to </w:t>
      </w:r>
      <w:r w:rsidR="009B36F4" w:rsidRPr="00DD637F">
        <w:rPr>
          <w:color w:val="212121"/>
          <w:shd w:val="clear" w:color="auto" w:fill="FFFFFF"/>
        </w:rPr>
        <w:t>20</w:t>
      </w:r>
      <w:r w:rsidR="00F93E3F" w:rsidRPr="00DD637F">
        <w:rPr>
          <w:color w:val="212121"/>
          <w:shd w:val="clear" w:color="auto" w:fill="FFFFFF"/>
        </w:rPr>
        <w:t>22</w:t>
      </w:r>
      <w:r w:rsidR="00A44BEE" w:rsidRPr="00DD637F">
        <w:rPr>
          <w:color w:val="212121"/>
          <w:shd w:val="clear" w:color="auto" w:fill="FFFFFF"/>
        </w:rPr>
        <w:t xml:space="preserve"> (</w:t>
      </w:r>
      <w:r w:rsidR="005C72EA" w:rsidRPr="00DD637F">
        <w:rPr>
          <w:color w:val="212121"/>
          <w:shd w:val="clear" w:color="auto" w:fill="FFFFFF"/>
        </w:rPr>
        <w:t xml:space="preserve">Supplemental </w:t>
      </w:r>
      <w:r w:rsidR="00A44BEE" w:rsidRPr="00DD637F">
        <w:rPr>
          <w:color w:val="212121"/>
          <w:shd w:val="clear" w:color="auto" w:fill="FFFFFF"/>
        </w:rPr>
        <w:t xml:space="preserve">Figure </w:t>
      </w:r>
      <w:r w:rsidR="00DC348A" w:rsidRPr="00DD637F">
        <w:rPr>
          <w:color w:val="212121"/>
          <w:shd w:val="clear" w:color="auto" w:fill="FFFFFF"/>
        </w:rPr>
        <w:t>1A</w:t>
      </w:r>
      <w:r w:rsidR="00A44BEE" w:rsidRPr="00DD637F">
        <w:rPr>
          <w:color w:val="212121"/>
          <w:shd w:val="clear" w:color="auto" w:fill="FFFFFF"/>
        </w:rPr>
        <w:t>)</w:t>
      </w:r>
      <w:r w:rsidR="009B36F4" w:rsidRPr="00DD637F">
        <w:rPr>
          <w:color w:val="212121"/>
          <w:shd w:val="clear" w:color="auto" w:fill="FFFFFF"/>
        </w:rPr>
        <w:t xml:space="preserve">. For unrelated donors, slopes were uniformly positive </w:t>
      </w:r>
      <w:r w:rsidR="00F93E3F" w:rsidRPr="00DD637F">
        <w:rPr>
          <w:color w:val="212121"/>
          <w:shd w:val="clear" w:color="auto" w:fill="FFFFFF"/>
        </w:rPr>
        <w:t xml:space="preserve">in both winter </w:t>
      </w:r>
      <w:r w:rsidR="009B36F4" w:rsidRPr="00DD637F">
        <w:rPr>
          <w:color w:val="212121"/>
          <w:shd w:val="clear" w:color="auto" w:fill="FFFFFF"/>
        </w:rPr>
        <w:t>an</w:t>
      </w:r>
      <w:r w:rsidR="0041227C" w:rsidRPr="00DD637F">
        <w:rPr>
          <w:color w:val="212121"/>
          <w:shd w:val="clear" w:color="auto" w:fill="FFFFFF"/>
        </w:rPr>
        <w:t>d</w:t>
      </w:r>
      <w:r w:rsidR="009B36F4" w:rsidRPr="00DD637F">
        <w:rPr>
          <w:color w:val="212121"/>
          <w:shd w:val="clear" w:color="auto" w:fill="FFFFFF"/>
        </w:rPr>
        <w:t xml:space="preserve"> </w:t>
      </w:r>
      <w:r w:rsidR="00F93E3F" w:rsidRPr="00DD637F">
        <w:rPr>
          <w:color w:val="212121"/>
          <w:shd w:val="clear" w:color="auto" w:fill="FFFFFF"/>
        </w:rPr>
        <w:t>summer</w:t>
      </w:r>
      <w:r w:rsidR="009B36F4" w:rsidRPr="00DD637F">
        <w:rPr>
          <w:color w:val="212121"/>
          <w:shd w:val="clear" w:color="auto" w:fill="FFFFFF"/>
        </w:rPr>
        <w:t xml:space="preserve"> </w:t>
      </w:r>
      <w:r w:rsidR="006F5898" w:rsidRPr="00DD637F">
        <w:rPr>
          <w:color w:val="212121"/>
          <w:shd w:val="clear" w:color="auto" w:fill="FFFFFF"/>
        </w:rPr>
        <w:t>for</w:t>
      </w:r>
      <w:r w:rsidR="009B36F4" w:rsidRPr="00DD637F">
        <w:rPr>
          <w:color w:val="212121"/>
          <w:shd w:val="clear" w:color="auto" w:fill="FFFFFF"/>
        </w:rPr>
        <w:t xml:space="preserve"> all income groups from 1996 to </w:t>
      </w:r>
      <w:r w:rsidR="00A44BEE" w:rsidRPr="00DD637F">
        <w:rPr>
          <w:color w:val="212121"/>
          <w:shd w:val="clear" w:color="auto" w:fill="FFFFFF"/>
        </w:rPr>
        <w:t>2004 (</w:t>
      </w:r>
      <w:r w:rsidR="005C72EA" w:rsidRPr="00DD637F">
        <w:rPr>
          <w:color w:val="212121"/>
          <w:shd w:val="clear" w:color="auto" w:fill="FFFFFF"/>
        </w:rPr>
        <w:t xml:space="preserve">Supplemental Figure </w:t>
      </w:r>
      <w:r w:rsidR="00DC348A" w:rsidRPr="00DD637F">
        <w:rPr>
          <w:color w:val="212121"/>
          <w:shd w:val="clear" w:color="auto" w:fill="FFFFFF"/>
        </w:rPr>
        <w:t>1B</w:t>
      </w:r>
      <w:r w:rsidR="00A44BEE" w:rsidRPr="00DD637F">
        <w:rPr>
          <w:color w:val="212121"/>
          <w:shd w:val="clear" w:color="auto" w:fill="FFFFFF"/>
        </w:rPr>
        <w:t>)</w:t>
      </w:r>
      <w:r w:rsidR="009B36F4" w:rsidRPr="00DD637F">
        <w:rPr>
          <w:color w:val="212121"/>
          <w:shd w:val="clear" w:color="auto" w:fill="FFFFFF"/>
        </w:rPr>
        <w:t xml:space="preserve">. </w:t>
      </w:r>
      <w:r w:rsidR="006F5898" w:rsidRPr="00DD637F">
        <w:rPr>
          <w:color w:val="212121"/>
          <w:shd w:val="clear" w:color="auto" w:fill="FFFFFF"/>
        </w:rPr>
        <w:t>However,</w:t>
      </w:r>
      <w:r w:rsidR="00DC348A" w:rsidRPr="00DD637F">
        <w:rPr>
          <w:color w:val="212121"/>
          <w:shd w:val="clear" w:color="auto" w:fill="FFFFFF"/>
        </w:rPr>
        <w:t xml:space="preserve"> </w:t>
      </w:r>
      <w:r w:rsidR="00F93E3F" w:rsidRPr="00DD637F">
        <w:rPr>
          <w:color w:val="212121"/>
          <w:shd w:val="clear" w:color="auto" w:fill="FFFFFF"/>
        </w:rPr>
        <w:t xml:space="preserve">post-2004 </w:t>
      </w:r>
      <w:r w:rsidR="006F5898" w:rsidRPr="00DD637F">
        <w:rPr>
          <w:color w:val="212121"/>
          <w:shd w:val="clear" w:color="auto" w:fill="FFFFFF"/>
        </w:rPr>
        <w:t>the dynamics for unrelated donors became more complex</w:t>
      </w:r>
      <w:r w:rsidR="0036756C" w:rsidRPr="00DD637F">
        <w:rPr>
          <w:color w:val="212121"/>
          <w:shd w:val="clear" w:color="auto" w:fill="FFFFFF"/>
        </w:rPr>
        <w:t>, with varying slopes by season and income group</w:t>
      </w:r>
      <w:r w:rsidR="00FF2ABE" w:rsidRPr="00DD637F">
        <w:rPr>
          <w:color w:val="212121"/>
          <w:shd w:val="clear" w:color="auto" w:fill="FFFFFF"/>
        </w:rPr>
        <w:t xml:space="preserve">. </w:t>
      </w:r>
      <w:r w:rsidR="0036756C" w:rsidRPr="00DD637F">
        <w:rPr>
          <w:color w:val="212121"/>
          <w:shd w:val="clear" w:color="auto" w:fill="FFFFFF"/>
        </w:rPr>
        <w:t>T</w:t>
      </w:r>
      <w:r w:rsidR="00FF2ABE" w:rsidRPr="00DD637F">
        <w:rPr>
          <w:color w:val="212121"/>
          <w:shd w:val="clear" w:color="auto" w:fill="FFFFFF"/>
        </w:rPr>
        <w:t xml:space="preserve">he largest seasonal gap in absolute donation numbers for </w:t>
      </w:r>
      <w:r w:rsidR="0036756C" w:rsidRPr="00DD637F">
        <w:rPr>
          <w:color w:val="212121"/>
          <w:shd w:val="clear" w:color="auto" w:fill="FFFFFF"/>
        </w:rPr>
        <w:t xml:space="preserve">all </w:t>
      </w:r>
      <w:r w:rsidR="00FF2ABE" w:rsidRPr="00DD637F">
        <w:rPr>
          <w:color w:val="212121"/>
          <w:shd w:val="clear" w:color="auto" w:fill="FFFFFF"/>
        </w:rPr>
        <w:t xml:space="preserve">group occurred in the post-2020 period </w:t>
      </w:r>
      <w:r w:rsidR="009B36F4" w:rsidRPr="00DD637F">
        <w:rPr>
          <w:color w:val="212121"/>
          <w:shd w:val="clear" w:color="auto" w:fill="FFFFFF"/>
        </w:rPr>
        <w:t>(</w:t>
      </w:r>
      <w:r w:rsidR="005C72EA" w:rsidRPr="00DD637F">
        <w:rPr>
          <w:color w:val="212121"/>
          <w:shd w:val="clear" w:color="auto" w:fill="FFFFFF"/>
        </w:rPr>
        <w:t xml:space="preserve">Supplemental </w:t>
      </w:r>
      <w:r w:rsidR="009B36F4" w:rsidRPr="00DD637F">
        <w:rPr>
          <w:color w:val="212121"/>
          <w:shd w:val="clear" w:color="auto" w:fill="FFFFFF"/>
        </w:rPr>
        <w:t xml:space="preserve">Figure </w:t>
      </w:r>
      <w:r w:rsidR="00FF2ABE" w:rsidRPr="00DD637F">
        <w:rPr>
          <w:color w:val="212121"/>
          <w:shd w:val="clear" w:color="auto" w:fill="FFFFFF"/>
        </w:rPr>
        <w:t>1B</w:t>
      </w:r>
      <w:r w:rsidR="009B36F4" w:rsidRPr="00DD637F">
        <w:rPr>
          <w:color w:val="212121"/>
          <w:shd w:val="clear" w:color="auto" w:fill="FFFFFF"/>
        </w:rPr>
        <w:t xml:space="preserve">, </w:t>
      </w:r>
      <w:r w:rsidR="005C72EA" w:rsidRPr="00DD637F">
        <w:rPr>
          <w:color w:val="212121"/>
          <w:shd w:val="clear" w:color="auto" w:fill="FFFFFF"/>
        </w:rPr>
        <w:t xml:space="preserve">Supplemental </w:t>
      </w:r>
      <w:r w:rsidR="009B36F4" w:rsidRPr="00DD637F">
        <w:rPr>
          <w:color w:val="212121"/>
          <w:shd w:val="clear" w:color="auto" w:fill="FFFFFF"/>
        </w:rPr>
        <w:t xml:space="preserve">Table </w:t>
      </w:r>
      <w:r w:rsidR="00FF2ABE" w:rsidRPr="00DD637F">
        <w:rPr>
          <w:color w:val="212121"/>
          <w:shd w:val="clear" w:color="auto" w:fill="FFFFFF"/>
        </w:rPr>
        <w:t>1</w:t>
      </w:r>
      <w:r w:rsidR="009B36F4" w:rsidRPr="00DD637F">
        <w:rPr>
          <w:color w:val="212121"/>
          <w:shd w:val="clear" w:color="auto" w:fill="FFFFFF"/>
        </w:rPr>
        <w:t>).</w:t>
      </w:r>
    </w:p>
    <w:p w14:paraId="3CC01BE7" w14:textId="77777777" w:rsidR="005C72EA" w:rsidRPr="00DD637F" w:rsidRDefault="005C72EA" w:rsidP="00833D91">
      <w:pPr>
        <w:spacing w:line="480" w:lineRule="auto"/>
        <w:rPr>
          <w:color w:val="212121"/>
          <w:shd w:val="clear" w:color="auto" w:fill="FFFFFF"/>
        </w:rPr>
      </w:pPr>
    </w:p>
    <w:p w14:paraId="10E2B875" w14:textId="53E14925" w:rsidR="00D47F63" w:rsidRPr="00DD637F" w:rsidRDefault="009B36F4" w:rsidP="009B36F4">
      <w:pPr>
        <w:spacing w:line="480" w:lineRule="auto"/>
        <w:rPr>
          <w:u w:val="single"/>
        </w:rPr>
      </w:pPr>
      <w:r w:rsidRPr="00DD637F">
        <w:rPr>
          <w:u w:val="single"/>
        </w:rPr>
        <w:lastRenderedPageBreak/>
        <w:t>DISCUSSION</w:t>
      </w:r>
    </w:p>
    <w:p w14:paraId="5004D7BB" w14:textId="7B6A81DF" w:rsidR="002B48D2" w:rsidRPr="00DD637F" w:rsidRDefault="00E15F7D" w:rsidP="0090146A">
      <w:pPr>
        <w:spacing w:line="480" w:lineRule="auto"/>
      </w:pPr>
      <w:r w:rsidRPr="00DD637F">
        <w:t>This national study on trends in living kidney donation revealed significant effects of seasonal variation over time. The interclass correlation coefficient (ICC) for seasonal donations decreased from 0.93 before 2005 to 0.19 thereafter, indicating reduced between-year variation and increased within-year variation. Notably, these changes were more pronounced in related donors. The study also found that living kidney donations consistently showed 14-23% higher numbers in summer months for related donors and 10-20% higher numbers for unrelated donors across all decades of living kidney donation.</w:t>
      </w:r>
    </w:p>
    <w:p w14:paraId="283C1ED1" w14:textId="3E3A3F37" w:rsidR="002B48D2" w:rsidRPr="00DD637F" w:rsidRDefault="003D2426" w:rsidP="00833D91">
      <w:pPr>
        <w:spacing w:line="480" w:lineRule="auto"/>
        <w:rPr>
          <w:color w:val="212121"/>
          <w:shd w:val="clear" w:color="auto" w:fill="FFFFFF"/>
        </w:rPr>
      </w:pPr>
      <w:r w:rsidRPr="00DD637F">
        <w:rPr>
          <w:color w:val="212121"/>
          <w:shd w:val="clear" w:color="auto" w:fill="FFFFFF"/>
        </w:rPr>
        <w:t>In the study, a high inter-class correlation between years versus within years (between seasons) signifies the influence of social and structural factors on donation patterns over time. The consistent trends in donation rates from 1987 to 2005 were affected by long-term clinical dynamics due to</w:t>
      </w:r>
      <w:r w:rsidR="00252B1E">
        <w:rPr>
          <w:color w:val="212121"/>
          <w:shd w:val="clear" w:color="auto" w:fill="FFFFFF"/>
        </w:rPr>
        <w:t xml:space="preserve"> the emergence of</w:t>
      </w:r>
      <w:r w:rsidRPr="00DD637F">
        <w:rPr>
          <w:color w:val="212121"/>
          <w:shd w:val="clear" w:color="auto" w:fill="FFFFFF"/>
        </w:rPr>
        <w:t xml:space="preserve"> laparoscopic nephrectomy. Conversely, the high correlation within years (between seasons from 2005-2023) highlights the importance of short-term factors like holidays, weather, and cultural practices in kidney donation rates. Understanding these variations can aid in targeted interventions to address season-specific challenges and promote a stable and equitable living kidney donation system year-round, given the high mortality rate among US dialysis patients awaiting kidney transplantation</w:t>
      </w:r>
      <w:r w:rsidR="006E0EB5">
        <w:rPr>
          <w:color w:val="212121"/>
          <w:shd w:val="clear" w:color="auto" w:fill="FFFFFF"/>
        </w:rPr>
        <w:t xml:space="preserve"> </w:t>
      </w:r>
      <w:r w:rsidR="005877FA">
        <w:rPr>
          <w:color w:val="212121"/>
          <w:shd w:val="clear" w:color="auto" w:fill="FFFFFF"/>
        </w:rPr>
        <w:fldChar w:fldCharType="begin">
          <w:fldData xml:space="preserve">PEVuZE5vdGU+PENpdGU+PEF1dGhvcj5Nb2hhbjwvQXV0aG9yPjxZZWFyPjIwMjE8L1llYXI+PFJl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</w:fldData>
        </w:fldChar>
      </w:r>
      <w:r w:rsidR="005877FA">
        <w:rPr>
          <w:color w:val="212121"/>
          <w:shd w:val="clear" w:color="auto" w:fill="FFFFFF"/>
        </w:rPr>
        <w:instrText xml:space="preserve"> ADDIN EN.CITE </w:instrText>
      </w:r>
      <w:r w:rsidR="005877FA">
        <w:rPr>
          <w:color w:val="212121"/>
          <w:shd w:val="clear" w:color="auto" w:fill="FFFFFF"/>
        </w:rPr>
        <w:fldChar w:fldCharType="begin">
          <w:fldData xml:space="preserve">PEVuZE5vdGU+PENpdGU+PEF1dGhvcj5Nb2hhbjwvQXV0aG9yPjxZZWFyPjIwMjE8L1llYXI+PFJl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</w:fldData>
        </w:fldChar>
      </w:r>
      <w:r w:rsidR="005877FA">
        <w:rPr>
          <w:color w:val="212121"/>
          <w:shd w:val="clear" w:color="auto" w:fill="FFFFFF"/>
        </w:rPr>
        <w:instrText xml:space="preserve"> ADDIN EN.CITE.DATA </w:instrText>
      </w:r>
      <w:r w:rsidR="005877FA">
        <w:rPr>
          <w:color w:val="212121"/>
          <w:shd w:val="clear" w:color="auto" w:fill="FFFFFF"/>
        </w:rPr>
      </w:r>
      <w:r w:rsidR="005877FA">
        <w:rPr>
          <w:color w:val="212121"/>
          <w:shd w:val="clear" w:color="auto" w:fill="FFFFFF"/>
        </w:rPr>
        <w:fldChar w:fldCharType="end"/>
      </w:r>
      <w:r w:rsidR="005877FA">
        <w:rPr>
          <w:color w:val="212121"/>
          <w:shd w:val="clear" w:color="auto" w:fill="FFFFFF"/>
        </w:rPr>
      </w:r>
      <w:r w:rsidR="005877FA">
        <w:rPr>
          <w:color w:val="212121"/>
          <w:shd w:val="clear" w:color="auto" w:fill="FFFFFF"/>
        </w:rPr>
        <w:fldChar w:fldCharType="separate"/>
      </w:r>
      <w:r w:rsidR="005877FA">
        <w:rPr>
          <w:noProof/>
          <w:color w:val="212121"/>
          <w:shd w:val="clear" w:color="auto" w:fill="FFFFFF"/>
        </w:rPr>
        <w:t>(7, 8)</w:t>
      </w:r>
      <w:r w:rsidR="005877FA">
        <w:rPr>
          <w:color w:val="212121"/>
          <w:shd w:val="clear" w:color="auto" w:fill="FFFFFF"/>
        </w:rPr>
        <w:fldChar w:fldCharType="end"/>
      </w:r>
      <w:r w:rsidRPr="00DD637F">
        <w:rPr>
          <w:color w:val="212121"/>
          <w:shd w:val="clear" w:color="auto" w:fill="FFFFFF"/>
        </w:rPr>
        <w:t>.</w:t>
      </w:r>
    </w:p>
    <w:p w14:paraId="37BE4FEA" w14:textId="6FA182C2" w:rsidR="00833D91" w:rsidRPr="00DD637F" w:rsidRDefault="00833D91" w:rsidP="0092363C">
      <w:pPr>
        <w:spacing w:line="480" w:lineRule="auto"/>
      </w:pPr>
      <w:r w:rsidRPr="00DD637F">
        <w:t xml:space="preserve">While </w:t>
      </w:r>
      <w:r w:rsidR="00F4792C" w:rsidRPr="00DD637F">
        <w:t>this study</w:t>
      </w:r>
      <w:r w:rsidRPr="00DD637F">
        <w:t xml:space="preserve"> reaffirm</w:t>
      </w:r>
      <w:r w:rsidR="00F4792C" w:rsidRPr="00DD637F">
        <w:t>s</w:t>
      </w:r>
      <w:r w:rsidRPr="00DD637F">
        <w:t xml:space="preserve"> our previous </w:t>
      </w:r>
      <w:r w:rsidR="00297143" w:rsidRPr="00DD637F">
        <w:t>findings of a</w:t>
      </w:r>
      <w:r w:rsidRPr="00DD637F">
        <w:t xml:space="preserve"> </w:t>
      </w:r>
      <w:r w:rsidR="00297143" w:rsidRPr="00DD637F">
        <w:t xml:space="preserve">decline </w:t>
      </w:r>
      <w:r w:rsidRPr="00DD637F">
        <w:t xml:space="preserve">in related donors </w:t>
      </w:r>
      <w:r w:rsidR="00297143" w:rsidRPr="00DD637F">
        <w:t xml:space="preserve">and </w:t>
      </w:r>
      <w:r w:rsidRPr="00DD637F">
        <w:t xml:space="preserve">a slight increase in unrelated </w:t>
      </w:r>
      <w:r w:rsidR="00297143" w:rsidRPr="00DD637F">
        <w:t>2005 to 2017</w:t>
      </w:r>
      <w:r w:rsidR="00DD637F">
        <w:t xml:space="preserve"> </w:t>
      </w:r>
      <w:r w:rsidR="00DD637F">
        <w:fldChar w:fldCharType="begin">
          <w:fldData xml:space="preserve">PEVuZE5vdGU+PENpdGU+PEF1dGhvcj5BbCBBbW1hcnk8L0F1dGhvcj48WWVhcj4yMDE5PC9ZZWFy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</w:fldData>
        </w:fldChar>
      </w:r>
      <w:r w:rsidR="00DD637F">
        <w:instrText xml:space="preserve"> ADDIN EN.CITE </w:instrText>
      </w:r>
      <w:r w:rsidR="00DD637F">
        <w:fldChar w:fldCharType="begin">
          <w:fldData xml:space="preserve">PEVuZE5vdGU+PENpdGU+PEF1dGhvcj5BbCBBbW1hcnk8L0F1dGhvcj48WWVhcj4yMDE5PC9ZZWFy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</w:fldData>
        </w:fldChar>
      </w:r>
      <w:r w:rsidR="00DD637F">
        <w:instrText xml:space="preserve"> ADDIN EN.CITE.DATA </w:instrText>
      </w:r>
      <w:r w:rsidR="00DD637F">
        <w:fldChar w:fldCharType="end"/>
      </w:r>
      <w:r w:rsidR="00DD637F">
        <w:fldChar w:fldCharType="separate"/>
      </w:r>
      <w:r w:rsidR="00DD637F">
        <w:rPr>
          <w:noProof/>
        </w:rPr>
        <w:t>(2, 3)</w:t>
      </w:r>
      <w:r w:rsidR="00DD637F">
        <w:fldChar w:fldCharType="end"/>
      </w:r>
      <w:r w:rsidR="00DD637F">
        <w:t xml:space="preserve">, </w:t>
      </w:r>
      <w:r w:rsidR="00297143" w:rsidRPr="00DD637F">
        <w:t xml:space="preserve">it also </w:t>
      </w:r>
      <w:r w:rsidRPr="00DD637F">
        <w:t xml:space="preserve">introduces seasonal variation as a </w:t>
      </w:r>
      <w:r w:rsidR="00297143" w:rsidRPr="00DD637F">
        <w:t xml:space="preserve">standalone </w:t>
      </w:r>
      <w:r w:rsidRPr="00DD637F">
        <w:t>phenomenon</w:t>
      </w:r>
      <w:r w:rsidR="00297143" w:rsidRPr="00DD637F">
        <w:t xml:space="preserve"> and a modifier of </w:t>
      </w:r>
      <w:r w:rsidRPr="00DD637F">
        <w:t xml:space="preserve">historical trends in kidney donation. </w:t>
      </w:r>
      <w:r w:rsidR="0092363C" w:rsidRPr="00DD637F">
        <w:t xml:space="preserve">The study suggests </w:t>
      </w:r>
      <w:r w:rsidRPr="00DD637F">
        <w:t xml:space="preserve">that within-year seasonal variation in donation </w:t>
      </w:r>
      <w:r w:rsidR="0092363C" w:rsidRPr="00DD637F">
        <w:t xml:space="preserve">may </w:t>
      </w:r>
      <w:r w:rsidRPr="00DD637F">
        <w:t xml:space="preserve">reflects barriers that all </w:t>
      </w:r>
      <w:r w:rsidR="0092363C" w:rsidRPr="00DD637F">
        <w:t xml:space="preserve">potential </w:t>
      </w:r>
      <w:r w:rsidRPr="00DD637F">
        <w:t>donor</w:t>
      </w:r>
      <w:r w:rsidR="00A77A57" w:rsidRPr="00DD637F">
        <w:t>s</w:t>
      </w:r>
      <w:r w:rsidR="0092363C" w:rsidRPr="00DD637F">
        <w:t xml:space="preserve">, regardless of their relationship to the </w:t>
      </w:r>
      <w:r w:rsidR="00A77A57" w:rsidRPr="00DD637F">
        <w:t>re</w:t>
      </w:r>
      <w:r w:rsidR="0092363C" w:rsidRPr="00DD637F">
        <w:t>c</w:t>
      </w:r>
      <w:r w:rsidR="00A77A57" w:rsidRPr="00DD637F">
        <w:t>i</w:t>
      </w:r>
      <w:r w:rsidR="0092363C" w:rsidRPr="00DD637F">
        <w:t xml:space="preserve">pient, with </w:t>
      </w:r>
      <w:r w:rsidRPr="00DD637F">
        <w:t xml:space="preserve">such barriers </w:t>
      </w:r>
      <w:r w:rsidR="0092363C" w:rsidRPr="00DD637F">
        <w:t>being less significant during</w:t>
      </w:r>
      <w:r w:rsidRPr="00DD637F">
        <w:t xml:space="preserve"> the summer </w:t>
      </w:r>
      <w:r w:rsidR="0092363C" w:rsidRPr="00DD637F">
        <w:t xml:space="preserve">months. </w:t>
      </w:r>
      <w:r w:rsidRPr="00DD637F">
        <w:t xml:space="preserve">We further suggest that these barriers might relate to work-school calendars that allow much more freedoms to a potential donor candidate in the summer months than in the non-summer months. </w:t>
      </w:r>
    </w:p>
    <w:p w14:paraId="25B472B3" w14:textId="77777777" w:rsidR="00DE2ACA" w:rsidRPr="00DD637F" w:rsidRDefault="00DE2ACA" w:rsidP="009B36F4">
      <w:pPr>
        <w:shd w:val="clear" w:color="auto" w:fill="FFFFFF"/>
        <w:spacing w:after="0" w:line="480" w:lineRule="auto"/>
      </w:pPr>
    </w:p>
    <w:p w14:paraId="4A108E6E" w14:textId="673C4454" w:rsidR="002B48D2" w:rsidRPr="00DD637F" w:rsidRDefault="0092363C" w:rsidP="009B36F4">
      <w:pPr>
        <w:shd w:val="clear" w:color="auto" w:fill="FFFFFF"/>
        <w:spacing w:after="0" w:line="480" w:lineRule="auto"/>
      </w:pPr>
      <w:r w:rsidRPr="00DD637F">
        <w:lastRenderedPageBreak/>
        <w:t xml:space="preserve">The study acknowledges certain limitations, including the use of zip code data to approximate donor socioeconomic status, which may not fully capture individual-level characteristics. </w:t>
      </w:r>
      <w:r w:rsidR="0093581A" w:rsidRPr="00DD637F">
        <w:t xml:space="preserve">But this only means that we may underestimate </w:t>
      </w:r>
      <w:r w:rsidR="008C753B" w:rsidRPr="00DD637F">
        <w:t xml:space="preserve">the </w:t>
      </w:r>
      <w:r w:rsidR="0093581A" w:rsidRPr="00DD637F">
        <w:t xml:space="preserve">individual differences reported. </w:t>
      </w:r>
      <w:r w:rsidRPr="00DD637F">
        <w:t>Additionally, due to limited statistical power, the analysis could not be stratified by all potential factors influencing donation. Nevertheless, the study</w:t>
      </w:r>
      <w:r w:rsidR="00746D06" w:rsidRPr="00DD637F">
        <w:t>’</w:t>
      </w:r>
      <w:r w:rsidRPr="00DD637F">
        <w:t xml:space="preserve">s strength lies in its national-level identification of </w:t>
      </w:r>
      <w:r w:rsidR="00A512E2" w:rsidRPr="00DD637F">
        <w:t xml:space="preserve">a novel </w:t>
      </w:r>
      <w:r w:rsidR="00B16DD8" w:rsidRPr="00DD637F">
        <w:t xml:space="preserve">category of </w:t>
      </w:r>
      <w:r w:rsidRPr="00DD637F">
        <w:t>barrier</w:t>
      </w:r>
      <w:r w:rsidR="00B16DD8" w:rsidRPr="00DD637F">
        <w:t>s</w:t>
      </w:r>
      <w:r w:rsidRPr="00DD637F">
        <w:t xml:space="preserve"> that may impact potential donors, particularly during non-summer months and</w:t>
      </w:r>
      <w:r w:rsidR="00AB3596" w:rsidRPr="00DD637F">
        <w:t xml:space="preserve"> perhaps</w:t>
      </w:r>
      <w:r w:rsidRPr="00DD637F">
        <w:t xml:space="preserve"> in times of financial crises.</w:t>
      </w:r>
    </w:p>
    <w:p w14:paraId="1928D2CD" w14:textId="77777777" w:rsidR="009B36F4" w:rsidRPr="00DD637F" w:rsidRDefault="009B36F4" w:rsidP="009B36F4">
      <w:pPr>
        <w:shd w:val="clear" w:color="auto" w:fill="FFFFFF"/>
        <w:spacing w:after="0" w:line="480" w:lineRule="auto"/>
      </w:pPr>
    </w:p>
    <w:p w14:paraId="4C442611" w14:textId="1273F77C" w:rsidR="009B36F4" w:rsidRPr="00DD637F" w:rsidRDefault="00B821E7" w:rsidP="009B36F4">
      <w:pPr>
        <w:shd w:val="clear" w:color="auto" w:fill="FFFFFF"/>
        <w:spacing w:after="0" w:line="480" w:lineRule="auto"/>
      </w:pPr>
      <w:r w:rsidRPr="00DD637F">
        <w:t xml:space="preserve">In conclusion, the study suggests that seasonal variation in living kidney donation rates among lower-income individuals may be influenced by indirect costs related to donation, affecting work and school schedules. Timely kidney transplantation remains crucial for those with end-stage renal disease on dialysis, making </w:t>
      </w:r>
      <w:r w:rsidRPr="00DD637F">
        <w:rPr>
          <w:b/>
          <w:bCs/>
          <w:u w:val="single"/>
        </w:rPr>
        <w:t>season-independent transplant</w:t>
      </w:r>
      <w:r w:rsidRPr="00DD637F">
        <w:t xml:space="preserve"> an important issue. Further research is required to comprehend specific structural barriers and develop targeted policy recommendations to address these disincentives for living kidney donation. Overall, this study provides valuable insights into the complex dynamics of living kidney donation trends, offering potential areas for intervention to improve donation rates.</w:t>
      </w:r>
    </w:p>
    <w:p w14:paraId="6D75440C" w14:textId="77777777" w:rsidR="009B36F4" w:rsidRPr="00DD637F" w:rsidRDefault="009B36F4" w:rsidP="009B36F4">
      <w:pPr>
        <w:shd w:val="clear" w:color="auto" w:fill="FFFFFF"/>
        <w:spacing w:after="0" w:line="480" w:lineRule="auto"/>
      </w:pPr>
    </w:p>
    <w:p w14:paraId="78C7C3D7" w14:textId="15F0C30F" w:rsidR="001D7289" w:rsidRPr="00DD637F" w:rsidRDefault="001D7289">
      <w:r w:rsidRPr="00DD637F">
        <w:br w:type="page"/>
      </w:r>
    </w:p>
    <w:p w14:paraId="22B10259" w14:textId="4494A8BD" w:rsidR="009B36F4" w:rsidRPr="00DD637F" w:rsidRDefault="009B36F4" w:rsidP="009B36F4">
      <w:pPr>
        <w:spacing w:line="480" w:lineRule="auto"/>
      </w:pPr>
      <w:commentRangeStart w:id="26"/>
      <w:commentRangeStart w:id="27"/>
      <w:r w:rsidRPr="00DD637F">
        <w:lastRenderedPageBreak/>
        <w:t>Table 1</w:t>
      </w:r>
      <w:commentRangeEnd w:id="26"/>
      <w:r w:rsidR="0021092B" w:rsidRPr="00DD637F">
        <w:rPr>
          <w:rStyle w:val="CommentReference"/>
        </w:rPr>
        <w:commentReference w:id="26"/>
      </w:r>
      <w:commentRangeEnd w:id="27"/>
      <w:r w:rsidR="00B0439B" w:rsidRPr="00CB2950">
        <w:rPr>
          <w:rStyle w:val="CommentReference"/>
        </w:rPr>
        <w:commentReference w:id="27"/>
      </w:r>
      <w:r w:rsidR="00DE0F30" w:rsidRPr="00DD637F">
        <w:t>.</w:t>
      </w:r>
      <w:r w:rsidR="00BE051D">
        <w:t xml:space="preserve"> C</w:t>
      </w:r>
      <w:r w:rsidR="00D92FBA" w:rsidRPr="00DD637F">
        <w:t>haracteristics of live kidney donors in the United</w:t>
      </w:r>
      <w:r w:rsidR="00F37A39">
        <w:t xml:space="preserve"> States</w:t>
      </w:r>
      <w:r w:rsidR="00D92FBA" w:rsidRPr="00DD637F">
        <w:t xml:space="preserve"> </w:t>
      </w:r>
      <w:r w:rsidR="00FE311F">
        <w:t>from 1987-2023</w:t>
      </w:r>
      <w:r w:rsidR="00C71046">
        <w:t>.</w:t>
      </w:r>
    </w:p>
    <w:p w14:paraId="7BB3D1E4" w14:textId="4A418362" w:rsidR="009B36F4" w:rsidRPr="00DD637F" w:rsidRDefault="009B36F4" w:rsidP="009B36F4"/>
    <w:tbl>
      <w:tblPr>
        <w:tblStyle w:val="TableGrid"/>
        <w:tblW w:w="0" w:type="auto"/>
        <w:tblLook w:val="0600" w:firstRow="0" w:lastRow="0" w:firstColumn="0" w:lastColumn="0" w:noHBand="1" w:noVBand="1"/>
      </w:tblPr>
      <w:tblGrid>
        <w:gridCol w:w="2515"/>
        <w:gridCol w:w="1530"/>
        <w:gridCol w:w="1980"/>
        <w:gridCol w:w="1800"/>
        <w:gridCol w:w="1525"/>
      </w:tblGrid>
      <w:tr w:rsidR="00C13EA4" w:rsidRPr="00CB2950" w14:paraId="03C15DA5" w14:textId="77777777" w:rsidTr="00DD637F">
        <w:trPr>
          <w:trHeight w:val="285"/>
        </w:trPr>
        <w:tc>
          <w:tcPr>
            <w:tcW w:w="2515" w:type="dxa"/>
            <w:noWrap/>
            <w:hideMark/>
          </w:tcPr>
          <w:p w14:paraId="23B8F3C3" w14:textId="77777777" w:rsidR="00C13EA4" w:rsidRPr="00DD637F" w:rsidRDefault="00C13EA4" w:rsidP="001D43A4">
            <w:pPr>
              <w:rPr>
                <w:rFonts w:eastAsia="Times New Roman"/>
                <w:sz w:val="18"/>
                <w:szCs w:val="18"/>
              </w:rPr>
            </w:pPr>
          </w:p>
        </w:tc>
        <w:tc>
          <w:tcPr>
            <w:tcW w:w="3510" w:type="dxa"/>
            <w:gridSpan w:val="2"/>
            <w:noWrap/>
            <w:hideMark/>
          </w:tcPr>
          <w:p w14:paraId="187D8AA4" w14:textId="32608B00" w:rsidR="00C13EA4" w:rsidRPr="00DD637F" w:rsidRDefault="00C13EA4" w:rsidP="00DD637F">
            <w:pPr>
              <w:jc w:val="center"/>
              <w:rPr>
                <w:rFonts w:eastAsia="Times New Roman"/>
                <w:color w:val="000000"/>
                <w:sz w:val="18"/>
                <w:szCs w:val="18"/>
              </w:rPr>
            </w:pPr>
            <w:r w:rsidRPr="00DD637F">
              <w:rPr>
                <w:rFonts w:eastAsia="Times New Roman"/>
                <w:color w:val="000000"/>
                <w:sz w:val="18"/>
                <w:szCs w:val="18"/>
              </w:rPr>
              <w:t>Related</w:t>
            </w:r>
            <w:r w:rsidR="00B0439B" w:rsidRPr="00CB2950">
              <w:rPr>
                <w:rFonts w:eastAsia="Times New Roman"/>
                <w:color w:val="000000"/>
                <w:sz w:val="18"/>
                <w:szCs w:val="18"/>
              </w:rPr>
              <w:t xml:space="preserve"> donor</w:t>
            </w:r>
          </w:p>
        </w:tc>
        <w:tc>
          <w:tcPr>
            <w:tcW w:w="3325" w:type="dxa"/>
            <w:gridSpan w:val="2"/>
            <w:noWrap/>
            <w:hideMark/>
          </w:tcPr>
          <w:p w14:paraId="6262CF8E" w14:textId="5F4F0F3A" w:rsidR="00C13EA4" w:rsidRPr="00DD637F" w:rsidRDefault="00C13EA4" w:rsidP="00DD637F">
            <w:pPr>
              <w:jc w:val="center"/>
              <w:rPr>
                <w:rFonts w:eastAsia="Times New Roman"/>
                <w:color w:val="000000"/>
                <w:sz w:val="18"/>
                <w:szCs w:val="18"/>
              </w:rPr>
            </w:pPr>
            <w:r w:rsidRPr="00DD637F">
              <w:rPr>
                <w:rFonts w:eastAsia="Times New Roman"/>
                <w:color w:val="000000"/>
                <w:sz w:val="18"/>
                <w:szCs w:val="18"/>
              </w:rPr>
              <w:t>Unrelated</w:t>
            </w:r>
          </w:p>
        </w:tc>
      </w:tr>
      <w:tr w:rsidR="00C13EA4" w:rsidRPr="00CB2950" w14:paraId="79E629E3" w14:textId="77777777" w:rsidTr="00DD637F">
        <w:trPr>
          <w:trHeight w:val="285"/>
        </w:trPr>
        <w:tc>
          <w:tcPr>
            <w:tcW w:w="2515" w:type="dxa"/>
            <w:noWrap/>
            <w:hideMark/>
          </w:tcPr>
          <w:p w14:paraId="2C323B5D" w14:textId="77777777" w:rsidR="001D43A4" w:rsidRPr="00DD637F" w:rsidRDefault="001D43A4" w:rsidP="001D43A4">
            <w:pPr>
              <w:rPr>
                <w:rFonts w:eastAsia="Times New Roman"/>
                <w:color w:val="000000"/>
                <w:sz w:val="18"/>
                <w:szCs w:val="18"/>
              </w:rPr>
            </w:pPr>
          </w:p>
        </w:tc>
        <w:tc>
          <w:tcPr>
            <w:tcW w:w="1530" w:type="dxa"/>
            <w:noWrap/>
            <w:hideMark/>
          </w:tcPr>
          <w:p w14:paraId="1E1C300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Summer</w:t>
            </w:r>
          </w:p>
        </w:tc>
        <w:tc>
          <w:tcPr>
            <w:tcW w:w="1980" w:type="dxa"/>
            <w:noWrap/>
            <w:hideMark/>
          </w:tcPr>
          <w:p w14:paraId="3A6A92AC"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Non-Summer</w:t>
            </w:r>
          </w:p>
        </w:tc>
        <w:tc>
          <w:tcPr>
            <w:tcW w:w="1800" w:type="dxa"/>
            <w:noWrap/>
            <w:hideMark/>
          </w:tcPr>
          <w:p w14:paraId="2589911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Summer</w:t>
            </w:r>
          </w:p>
        </w:tc>
        <w:tc>
          <w:tcPr>
            <w:tcW w:w="1525" w:type="dxa"/>
            <w:noWrap/>
            <w:hideMark/>
          </w:tcPr>
          <w:p w14:paraId="298F4F69" w14:textId="67982B39"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Non-Summer</w:t>
            </w:r>
          </w:p>
        </w:tc>
      </w:tr>
      <w:tr w:rsidR="00C13EA4" w:rsidRPr="00CB2950" w14:paraId="1C27D168" w14:textId="77777777" w:rsidTr="00C13EA4">
        <w:trPr>
          <w:trHeight w:val="285"/>
        </w:trPr>
        <w:tc>
          <w:tcPr>
            <w:tcW w:w="2515" w:type="dxa"/>
            <w:noWrap/>
          </w:tcPr>
          <w:p w14:paraId="7F2FA40C" w14:textId="7708040D" w:rsidR="001D43A4" w:rsidRPr="00DD637F" w:rsidRDefault="001D43A4" w:rsidP="001D43A4">
            <w:pPr>
              <w:rPr>
                <w:rFonts w:eastAsia="Times New Roman"/>
                <w:color w:val="000000"/>
                <w:sz w:val="18"/>
                <w:szCs w:val="18"/>
              </w:rPr>
            </w:pPr>
          </w:p>
        </w:tc>
        <w:tc>
          <w:tcPr>
            <w:tcW w:w="1530" w:type="dxa"/>
            <w:noWrap/>
          </w:tcPr>
          <w:p w14:paraId="61B551B9" w14:textId="683CBDE7" w:rsidR="001D43A4" w:rsidRPr="00DD637F" w:rsidRDefault="00B24CCC" w:rsidP="00DD637F">
            <w:pPr>
              <w:jc w:val="center"/>
              <w:rPr>
                <w:rFonts w:eastAsia="Times New Roman"/>
                <w:color w:val="000000"/>
                <w:sz w:val="18"/>
                <w:szCs w:val="18"/>
              </w:rPr>
            </w:pPr>
            <w:r w:rsidRPr="00DD637F">
              <w:rPr>
                <w:rFonts w:eastAsia="Times New Roman"/>
                <w:color w:val="000000"/>
                <w:sz w:val="18"/>
                <w:szCs w:val="18"/>
              </w:rPr>
              <w:t>(N=</w:t>
            </w:r>
            <w:r w:rsidR="001D43A4" w:rsidRPr="00DD637F">
              <w:rPr>
                <w:rFonts w:eastAsia="Times New Roman"/>
                <w:color w:val="000000"/>
                <w:sz w:val="18"/>
                <w:szCs w:val="18"/>
              </w:rPr>
              <w:t>31</w:t>
            </w:r>
            <w:r w:rsidRPr="00DD637F">
              <w:rPr>
                <w:rFonts w:eastAsia="Times New Roman"/>
                <w:color w:val="000000"/>
                <w:sz w:val="18"/>
                <w:szCs w:val="18"/>
              </w:rPr>
              <w:t>,</w:t>
            </w:r>
            <w:r w:rsidR="001D43A4" w:rsidRPr="00DD637F">
              <w:rPr>
                <w:rFonts w:eastAsia="Times New Roman"/>
                <w:color w:val="000000"/>
                <w:sz w:val="18"/>
                <w:szCs w:val="18"/>
              </w:rPr>
              <w:t>775</w:t>
            </w:r>
            <w:r w:rsidRPr="00DD637F">
              <w:rPr>
                <w:rFonts w:eastAsia="Times New Roman"/>
                <w:color w:val="000000"/>
                <w:sz w:val="18"/>
                <w:szCs w:val="18"/>
              </w:rPr>
              <w:t>)</w:t>
            </w:r>
          </w:p>
        </w:tc>
        <w:tc>
          <w:tcPr>
            <w:tcW w:w="1980" w:type="dxa"/>
            <w:noWrap/>
          </w:tcPr>
          <w:p w14:paraId="040D1FAB" w14:textId="7C6B5EBE" w:rsidR="001D43A4" w:rsidRPr="00DD637F" w:rsidRDefault="00B24CCC" w:rsidP="00DD637F">
            <w:pPr>
              <w:jc w:val="center"/>
              <w:rPr>
                <w:rFonts w:eastAsia="Times New Roman"/>
                <w:color w:val="000000"/>
                <w:sz w:val="18"/>
                <w:szCs w:val="18"/>
              </w:rPr>
            </w:pPr>
            <w:r w:rsidRPr="00DD637F">
              <w:rPr>
                <w:rFonts w:eastAsia="Times New Roman"/>
                <w:color w:val="000000"/>
                <w:sz w:val="18"/>
                <w:szCs w:val="18"/>
              </w:rPr>
              <w:t>(N=</w:t>
            </w:r>
            <w:r w:rsidR="001D43A4" w:rsidRPr="00DD637F">
              <w:rPr>
                <w:rFonts w:eastAsia="Times New Roman"/>
                <w:color w:val="000000"/>
                <w:sz w:val="18"/>
                <w:szCs w:val="18"/>
              </w:rPr>
              <w:t>81</w:t>
            </w:r>
            <w:r w:rsidRPr="00DD637F">
              <w:rPr>
                <w:rFonts w:eastAsia="Times New Roman"/>
                <w:color w:val="000000"/>
                <w:sz w:val="18"/>
                <w:szCs w:val="18"/>
              </w:rPr>
              <w:t>,</w:t>
            </w:r>
            <w:r w:rsidR="001D43A4" w:rsidRPr="00DD637F">
              <w:rPr>
                <w:rFonts w:eastAsia="Times New Roman"/>
                <w:color w:val="000000"/>
                <w:sz w:val="18"/>
                <w:szCs w:val="18"/>
              </w:rPr>
              <w:t>260</w:t>
            </w:r>
            <w:r w:rsidRPr="00DD637F">
              <w:rPr>
                <w:rFonts w:eastAsia="Times New Roman"/>
                <w:color w:val="000000"/>
                <w:sz w:val="18"/>
                <w:szCs w:val="18"/>
              </w:rPr>
              <w:t>)</w:t>
            </w:r>
          </w:p>
        </w:tc>
        <w:tc>
          <w:tcPr>
            <w:tcW w:w="1800" w:type="dxa"/>
            <w:noWrap/>
          </w:tcPr>
          <w:p w14:paraId="0684A776" w14:textId="1C72604B" w:rsidR="001D43A4" w:rsidRPr="00DD637F" w:rsidRDefault="00B24CCC" w:rsidP="00DD637F">
            <w:pPr>
              <w:jc w:val="center"/>
              <w:rPr>
                <w:rFonts w:eastAsia="Times New Roman"/>
                <w:color w:val="000000"/>
                <w:sz w:val="18"/>
                <w:szCs w:val="18"/>
              </w:rPr>
            </w:pPr>
            <w:r w:rsidRPr="00DD637F">
              <w:rPr>
                <w:rFonts w:eastAsia="Times New Roman"/>
                <w:color w:val="000000"/>
                <w:sz w:val="18"/>
                <w:szCs w:val="18"/>
              </w:rPr>
              <w:t>(N=</w:t>
            </w:r>
            <w:r w:rsidR="001D43A4" w:rsidRPr="00DD637F">
              <w:rPr>
                <w:rFonts w:eastAsia="Times New Roman"/>
                <w:color w:val="000000"/>
                <w:sz w:val="18"/>
                <w:szCs w:val="18"/>
              </w:rPr>
              <w:t>16</w:t>
            </w:r>
            <w:r w:rsidRPr="00DD637F">
              <w:rPr>
                <w:rFonts w:eastAsia="Times New Roman"/>
                <w:color w:val="000000"/>
                <w:sz w:val="18"/>
                <w:szCs w:val="18"/>
              </w:rPr>
              <w:t>,</w:t>
            </w:r>
            <w:r w:rsidR="001D43A4" w:rsidRPr="00DD637F">
              <w:rPr>
                <w:rFonts w:eastAsia="Times New Roman"/>
                <w:color w:val="000000"/>
                <w:sz w:val="18"/>
                <w:szCs w:val="18"/>
              </w:rPr>
              <w:t>554</w:t>
            </w:r>
            <w:r w:rsidRPr="00DD637F">
              <w:rPr>
                <w:rFonts w:eastAsia="Times New Roman"/>
                <w:color w:val="000000"/>
                <w:sz w:val="18"/>
                <w:szCs w:val="18"/>
              </w:rPr>
              <w:t>)</w:t>
            </w:r>
          </w:p>
        </w:tc>
        <w:tc>
          <w:tcPr>
            <w:tcW w:w="1525" w:type="dxa"/>
            <w:noWrap/>
          </w:tcPr>
          <w:p w14:paraId="2A190028" w14:textId="0F565956" w:rsidR="001D43A4" w:rsidRPr="00DD637F" w:rsidRDefault="00B24CCC" w:rsidP="00DD637F">
            <w:pPr>
              <w:jc w:val="center"/>
              <w:rPr>
                <w:rFonts w:eastAsia="Times New Roman"/>
                <w:color w:val="000000"/>
                <w:sz w:val="18"/>
                <w:szCs w:val="18"/>
              </w:rPr>
            </w:pPr>
            <w:r w:rsidRPr="00DD637F">
              <w:rPr>
                <w:rFonts w:eastAsia="Times New Roman"/>
                <w:color w:val="000000"/>
                <w:sz w:val="18"/>
                <w:szCs w:val="18"/>
              </w:rPr>
              <w:t>(N=</w:t>
            </w:r>
            <w:r w:rsidR="001D43A4" w:rsidRPr="00DD637F">
              <w:rPr>
                <w:rFonts w:eastAsia="Times New Roman"/>
                <w:color w:val="000000"/>
                <w:sz w:val="18"/>
                <w:szCs w:val="18"/>
              </w:rPr>
              <w:t>44</w:t>
            </w:r>
            <w:r w:rsidRPr="00DD637F">
              <w:rPr>
                <w:rFonts w:eastAsia="Times New Roman"/>
                <w:color w:val="000000"/>
                <w:sz w:val="18"/>
                <w:szCs w:val="18"/>
              </w:rPr>
              <w:t>,</w:t>
            </w:r>
            <w:r w:rsidR="001D43A4" w:rsidRPr="00DD637F">
              <w:rPr>
                <w:rFonts w:eastAsia="Times New Roman"/>
                <w:color w:val="000000"/>
                <w:sz w:val="18"/>
                <w:szCs w:val="18"/>
              </w:rPr>
              <w:t>435</w:t>
            </w:r>
            <w:r w:rsidRPr="00DD637F">
              <w:rPr>
                <w:rFonts w:eastAsia="Times New Roman"/>
                <w:color w:val="000000"/>
                <w:sz w:val="18"/>
                <w:szCs w:val="18"/>
              </w:rPr>
              <w:t>)</w:t>
            </w:r>
          </w:p>
        </w:tc>
      </w:tr>
      <w:tr w:rsidR="00C13EA4" w:rsidRPr="00CB2950" w14:paraId="6986401F" w14:textId="77777777" w:rsidTr="00DD637F">
        <w:trPr>
          <w:trHeight w:val="285"/>
        </w:trPr>
        <w:tc>
          <w:tcPr>
            <w:tcW w:w="2515" w:type="dxa"/>
            <w:noWrap/>
            <w:hideMark/>
          </w:tcPr>
          <w:p w14:paraId="0DE1D2E4"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Age, Median [IQR]</w:t>
            </w:r>
          </w:p>
        </w:tc>
        <w:tc>
          <w:tcPr>
            <w:tcW w:w="1530" w:type="dxa"/>
            <w:noWrap/>
            <w:hideMark/>
          </w:tcPr>
          <w:p w14:paraId="2B643E2F"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38 [30-47]</w:t>
            </w:r>
          </w:p>
        </w:tc>
        <w:tc>
          <w:tcPr>
            <w:tcW w:w="1980" w:type="dxa"/>
            <w:noWrap/>
            <w:hideMark/>
          </w:tcPr>
          <w:p w14:paraId="3FB2643F"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38 [30-47]</w:t>
            </w:r>
          </w:p>
        </w:tc>
        <w:tc>
          <w:tcPr>
            <w:tcW w:w="1800" w:type="dxa"/>
            <w:noWrap/>
            <w:hideMark/>
          </w:tcPr>
          <w:p w14:paraId="39BC9031"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44 [35-52]</w:t>
            </w:r>
          </w:p>
        </w:tc>
        <w:tc>
          <w:tcPr>
            <w:tcW w:w="1525" w:type="dxa"/>
            <w:noWrap/>
            <w:hideMark/>
          </w:tcPr>
          <w:p w14:paraId="11F47056"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44 [35-52]</w:t>
            </w:r>
          </w:p>
        </w:tc>
      </w:tr>
      <w:tr w:rsidR="00C13EA4" w:rsidRPr="00CB2950" w14:paraId="21DB62C6" w14:textId="77777777" w:rsidTr="00C13EA4">
        <w:trPr>
          <w:trHeight w:val="285"/>
        </w:trPr>
        <w:tc>
          <w:tcPr>
            <w:tcW w:w="2515" w:type="dxa"/>
            <w:noWrap/>
            <w:hideMark/>
          </w:tcPr>
          <w:p w14:paraId="5E56DDE5"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Age Range, %</w:t>
            </w:r>
          </w:p>
        </w:tc>
        <w:tc>
          <w:tcPr>
            <w:tcW w:w="1530" w:type="dxa"/>
            <w:noWrap/>
            <w:hideMark/>
          </w:tcPr>
          <w:p w14:paraId="458B84F7" w14:textId="77777777" w:rsidR="001D43A4" w:rsidRPr="00DD637F" w:rsidRDefault="001D43A4" w:rsidP="00DD637F">
            <w:pPr>
              <w:jc w:val="center"/>
              <w:rPr>
                <w:rFonts w:eastAsia="Times New Roman"/>
                <w:color w:val="000000"/>
                <w:sz w:val="18"/>
                <w:szCs w:val="18"/>
              </w:rPr>
            </w:pPr>
          </w:p>
        </w:tc>
        <w:tc>
          <w:tcPr>
            <w:tcW w:w="1980" w:type="dxa"/>
            <w:noWrap/>
            <w:hideMark/>
          </w:tcPr>
          <w:p w14:paraId="1478CB5A" w14:textId="77777777" w:rsidR="001D43A4" w:rsidRPr="00DD637F" w:rsidRDefault="001D43A4" w:rsidP="00DD637F">
            <w:pPr>
              <w:jc w:val="center"/>
              <w:rPr>
                <w:rFonts w:eastAsia="Times New Roman"/>
                <w:sz w:val="18"/>
                <w:szCs w:val="18"/>
              </w:rPr>
            </w:pPr>
          </w:p>
        </w:tc>
        <w:tc>
          <w:tcPr>
            <w:tcW w:w="1800" w:type="dxa"/>
            <w:noWrap/>
            <w:hideMark/>
          </w:tcPr>
          <w:p w14:paraId="791E0A71" w14:textId="77777777" w:rsidR="001D43A4" w:rsidRPr="00DD637F" w:rsidRDefault="001D43A4" w:rsidP="00DD637F">
            <w:pPr>
              <w:jc w:val="center"/>
              <w:rPr>
                <w:rFonts w:eastAsia="Times New Roman"/>
                <w:sz w:val="18"/>
                <w:szCs w:val="18"/>
              </w:rPr>
            </w:pPr>
          </w:p>
        </w:tc>
        <w:tc>
          <w:tcPr>
            <w:tcW w:w="1525" w:type="dxa"/>
            <w:noWrap/>
            <w:hideMark/>
          </w:tcPr>
          <w:p w14:paraId="10838D96" w14:textId="77777777" w:rsidR="001D43A4" w:rsidRPr="00DD637F" w:rsidRDefault="001D43A4" w:rsidP="00DD637F">
            <w:pPr>
              <w:jc w:val="center"/>
              <w:rPr>
                <w:rFonts w:eastAsia="Times New Roman"/>
                <w:sz w:val="18"/>
                <w:szCs w:val="18"/>
              </w:rPr>
            </w:pPr>
          </w:p>
        </w:tc>
      </w:tr>
      <w:tr w:rsidR="00C13EA4" w:rsidRPr="00CB2950" w14:paraId="61CA47E8" w14:textId="77777777" w:rsidTr="00DD637F">
        <w:trPr>
          <w:trHeight w:val="285"/>
        </w:trPr>
        <w:tc>
          <w:tcPr>
            <w:tcW w:w="2515" w:type="dxa"/>
            <w:noWrap/>
            <w:hideMark/>
          </w:tcPr>
          <w:p w14:paraId="78691101" w14:textId="3F761E3A"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18-39</w:t>
            </w:r>
          </w:p>
        </w:tc>
        <w:tc>
          <w:tcPr>
            <w:tcW w:w="1530" w:type="dxa"/>
            <w:noWrap/>
            <w:hideMark/>
          </w:tcPr>
          <w:p w14:paraId="71BE53B6"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57.2</w:t>
            </w:r>
          </w:p>
        </w:tc>
        <w:tc>
          <w:tcPr>
            <w:tcW w:w="1980" w:type="dxa"/>
            <w:noWrap/>
            <w:hideMark/>
          </w:tcPr>
          <w:p w14:paraId="2D9E732A"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56.8</w:t>
            </w:r>
          </w:p>
        </w:tc>
        <w:tc>
          <w:tcPr>
            <w:tcW w:w="1800" w:type="dxa"/>
            <w:noWrap/>
            <w:hideMark/>
          </w:tcPr>
          <w:p w14:paraId="32B4EA7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39.3</w:t>
            </w:r>
          </w:p>
        </w:tc>
        <w:tc>
          <w:tcPr>
            <w:tcW w:w="1525" w:type="dxa"/>
            <w:noWrap/>
            <w:hideMark/>
          </w:tcPr>
          <w:p w14:paraId="61930F99"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39.8</w:t>
            </w:r>
          </w:p>
        </w:tc>
      </w:tr>
      <w:tr w:rsidR="00C13EA4" w:rsidRPr="00CB2950" w14:paraId="7CBD9897" w14:textId="77777777" w:rsidTr="00C13EA4">
        <w:trPr>
          <w:trHeight w:val="285"/>
        </w:trPr>
        <w:tc>
          <w:tcPr>
            <w:tcW w:w="2515" w:type="dxa"/>
            <w:noWrap/>
            <w:hideMark/>
          </w:tcPr>
          <w:p w14:paraId="28357BA1" w14:textId="5A5A429A"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40-49</w:t>
            </w:r>
          </w:p>
        </w:tc>
        <w:tc>
          <w:tcPr>
            <w:tcW w:w="1530" w:type="dxa"/>
            <w:noWrap/>
            <w:hideMark/>
          </w:tcPr>
          <w:p w14:paraId="26D49BF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26.4</w:t>
            </w:r>
          </w:p>
        </w:tc>
        <w:tc>
          <w:tcPr>
            <w:tcW w:w="1980" w:type="dxa"/>
            <w:noWrap/>
            <w:hideMark/>
          </w:tcPr>
          <w:p w14:paraId="45712435"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25.9</w:t>
            </w:r>
          </w:p>
        </w:tc>
        <w:tc>
          <w:tcPr>
            <w:tcW w:w="1800" w:type="dxa"/>
            <w:noWrap/>
            <w:hideMark/>
          </w:tcPr>
          <w:p w14:paraId="2086E34B"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31.1</w:t>
            </w:r>
          </w:p>
        </w:tc>
        <w:tc>
          <w:tcPr>
            <w:tcW w:w="1525" w:type="dxa"/>
            <w:noWrap/>
            <w:hideMark/>
          </w:tcPr>
          <w:p w14:paraId="71CA6625"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30.4</w:t>
            </w:r>
          </w:p>
        </w:tc>
      </w:tr>
      <w:tr w:rsidR="00C13EA4" w:rsidRPr="00CB2950" w14:paraId="49CAB179" w14:textId="77777777" w:rsidTr="00DD637F">
        <w:trPr>
          <w:trHeight w:val="285"/>
        </w:trPr>
        <w:tc>
          <w:tcPr>
            <w:tcW w:w="2515" w:type="dxa"/>
            <w:noWrap/>
            <w:hideMark/>
          </w:tcPr>
          <w:p w14:paraId="1093E281" w14:textId="414DB9B6"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50+</w:t>
            </w:r>
          </w:p>
        </w:tc>
        <w:tc>
          <w:tcPr>
            <w:tcW w:w="1530" w:type="dxa"/>
            <w:noWrap/>
            <w:hideMark/>
          </w:tcPr>
          <w:p w14:paraId="146515E7"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16.4</w:t>
            </w:r>
          </w:p>
        </w:tc>
        <w:tc>
          <w:tcPr>
            <w:tcW w:w="1980" w:type="dxa"/>
            <w:noWrap/>
            <w:hideMark/>
          </w:tcPr>
          <w:p w14:paraId="05060AC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17.3</w:t>
            </w:r>
          </w:p>
        </w:tc>
        <w:tc>
          <w:tcPr>
            <w:tcW w:w="1800" w:type="dxa"/>
            <w:noWrap/>
            <w:hideMark/>
          </w:tcPr>
          <w:p w14:paraId="53D71455"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29.6</w:t>
            </w:r>
          </w:p>
        </w:tc>
        <w:tc>
          <w:tcPr>
            <w:tcW w:w="1525" w:type="dxa"/>
            <w:noWrap/>
            <w:hideMark/>
          </w:tcPr>
          <w:p w14:paraId="7D33DDA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29.9</w:t>
            </w:r>
          </w:p>
        </w:tc>
      </w:tr>
      <w:tr w:rsidR="00C13EA4" w:rsidRPr="00CB2950" w14:paraId="1188C983" w14:textId="77777777" w:rsidTr="00C13EA4">
        <w:trPr>
          <w:trHeight w:val="285"/>
        </w:trPr>
        <w:tc>
          <w:tcPr>
            <w:tcW w:w="2515" w:type="dxa"/>
            <w:noWrap/>
            <w:hideMark/>
          </w:tcPr>
          <w:p w14:paraId="00074128"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Recipient Age, Median [IQR]</w:t>
            </w:r>
          </w:p>
        </w:tc>
        <w:tc>
          <w:tcPr>
            <w:tcW w:w="1530" w:type="dxa"/>
            <w:noWrap/>
            <w:hideMark/>
          </w:tcPr>
          <w:p w14:paraId="315B58F9"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41 [27-55]</w:t>
            </w:r>
          </w:p>
        </w:tc>
        <w:tc>
          <w:tcPr>
            <w:tcW w:w="1980" w:type="dxa"/>
            <w:noWrap/>
            <w:hideMark/>
          </w:tcPr>
          <w:p w14:paraId="18712034"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43 [29-56]</w:t>
            </w:r>
          </w:p>
        </w:tc>
        <w:tc>
          <w:tcPr>
            <w:tcW w:w="1800" w:type="dxa"/>
            <w:noWrap/>
            <w:hideMark/>
          </w:tcPr>
          <w:p w14:paraId="46ED208A"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49 [39-58]</w:t>
            </w:r>
          </w:p>
        </w:tc>
        <w:tc>
          <w:tcPr>
            <w:tcW w:w="1525" w:type="dxa"/>
            <w:noWrap/>
            <w:hideMark/>
          </w:tcPr>
          <w:p w14:paraId="12062A1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49 [39-58]</w:t>
            </w:r>
          </w:p>
        </w:tc>
      </w:tr>
      <w:tr w:rsidR="00C13EA4" w:rsidRPr="00CB2950" w14:paraId="3C449F92" w14:textId="77777777" w:rsidTr="00DD637F">
        <w:trPr>
          <w:trHeight w:val="285"/>
        </w:trPr>
        <w:tc>
          <w:tcPr>
            <w:tcW w:w="2515" w:type="dxa"/>
            <w:noWrap/>
            <w:hideMark/>
          </w:tcPr>
          <w:p w14:paraId="47A75951"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Year of Donation, Median [IQR]</w:t>
            </w:r>
          </w:p>
        </w:tc>
        <w:tc>
          <w:tcPr>
            <w:tcW w:w="1530" w:type="dxa"/>
            <w:noWrap/>
            <w:hideMark/>
          </w:tcPr>
          <w:p w14:paraId="7A1A512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2005 [1998-2012]</w:t>
            </w:r>
          </w:p>
        </w:tc>
        <w:tc>
          <w:tcPr>
            <w:tcW w:w="1980" w:type="dxa"/>
            <w:noWrap/>
            <w:hideMark/>
          </w:tcPr>
          <w:p w14:paraId="5EA7AE5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2005 [1998-2012]</w:t>
            </w:r>
          </w:p>
        </w:tc>
        <w:tc>
          <w:tcPr>
            <w:tcW w:w="1800" w:type="dxa"/>
            <w:noWrap/>
            <w:hideMark/>
          </w:tcPr>
          <w:p w14:paraId="61D723FA"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2011 [2005-2017]</w:t>
            </w:r>
          </w:p>
        </w:tc>
        <w:tc>
          <w:tcPr>
            <w:tcW w:w="1525" w:type="dxa"/>
            <w:noWrap/>
            <w:hideMark/>
          </w:tcPr>
          <w:p w14:paraId="158C23C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2011 [2005-2017]</w:t>
            </w:r>
          </w:p>
        </w:tc>
      </w:tr>
      <w:tr w:rsidR="00C13EA4" w:rsidRPr="00CB2950" w14:paraId="2E40436F" w14:textId="77777777" w:rsidTr="00C13EA4">
        <w:trPr>
          <w:trHeight w:val="285"/>
        </w:trPr>
        <w:tc>
          <w:tcPr>
            <w:tcW w:w="2515" w:type="dxa"/>
            <w:noWrap/>
            <w:hideMark/>
          </w:tcPr>
          <w:p w14:paraId="2FAA7291"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Female, %</w:t>
            </w:r>
          </w:p>
        </w:tc>
        <w:tc>
          <w:tcPr>
            <w:tcW w:w="1530" w:type="dxa"/>
            <w:noWrap/>
            <w:hideMark/>
          </w:tcPr>
          <w:p w14:paraId="38F9E5F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59.1</w:t>
            </w:r>
          </w:p>
        </w:tc>
        <w:tc>
          <w:tcPr>
            <w:tcW w:w="1980" w:type="dxa"/>
            <w:noWrap/>
            <w:hideMark/>
          </w:tcPr>
          <w:p w14:paraId="65F70A0B"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56.6</w:t>
            </w:r>
          </w:p>
        </w:tc>
        <w:tc>
          <w:tcPr>
            <w:tcW w:w="1800" w:type="dxa"/>
            <w:noWrap/>
            <w:hideMark/>
          </w:tcPr>
          <w:p w14:paraId="51492A6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65.3</w:t>
            </w:r>
          </w:p>
        </w:tc>
        <w:tc>
          <w:tcPr>
            <w:tcW w:w="1525" w:type="dxa"/>
            <w:noWrap/>
            <w:hideMark/>
          </w:tcPr>
          <w:p w14:paraId="7EEB91AB"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63.8</w:t>
            </w:r>
          </w:p>
        </w:tc>
      </w:tr>
      <w:tr w:rsidR="00C13EA4" w:rsidRPr="00CB2950" w14:paraId="1758D45A" w14:textId="77777777" w:rsidTr="00DD637F">
        <w:trPr>
          <w:trHeight w:val="285"/>
        </w:trPr>
        <w:tc>
          <w:tcPr>
            <w:tcW w:w="2515" w:type="dxa"/>
            <w:noWrap/>
            <w:hideMark/>
          </w:tcPr>
          <w:p w14:paraId="7267CBF8"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Blood Pressure, mmHg [IQR]</w:t>
            </w:r>
          </w:p>
        </w:tc>
        <w:tc>
          <w:tcPr>
            <w:tcW w:w="1530" w:type="dxa"/>
            <w:noWrap/>
            <w:hideMark/>
          </w:tcPr>
          <w:p w14:paraId="1308D059" w14:textId="77777777" w:rsidR="001D43A4" w:rsidRPr="00DD637F" w:rsidRDefault="001D43A4" w:rsidP="00DD637F">
            <w:pPr>
              <w:jc w:val="center"/>
              <w:rPr>
                <w:rFonts w:eastAsia="Times New Roman"/>
                <w:color w:val="000000"/>
                <w:sz w:val="18"/>
                <w:szCs w:val="18"/>
              </w:rPr>
            </w:pPr>
          </w:p>
        </w:tc>
        <w:tc>
          <w:tcPr>
            <w:tcW w:w="1980" w:type="dxa"/>
            <w:noWrap/>
            <w:hideMark/>
          </w:tcPr>
          <w:p w14:paraId="542DA57F" w14:textId="77777777" w:rsidR="001D43A4" w:rsidRPr="00DD637F" w:rsidRDefault="001D43A4" w:rsidP="00DD637F">
            <w:pPr>
              <w:jc w:val="center"/>
              <w:rPr>
                <w:rFonts w:eastAsia="Times New Roman"/>
                <w:sz w:val="18"/>
                <w:szCs w:val="18"/>
              </w:rPr>
            </w:pPr>
          </w:p>
        </w:tc>
        <w:tc>
          <w:tcPr>
            <w:tcW w:w="1800" w:type="dxa"/>
            <w:noWrap/>
            <w:hideMark/>
          </w:tcPr>
          <w:p w14:paraId="7632D7B1" w14:textId="77777777" w:rsidR="001D43A4" w:rsidRPr="00DD637F" w:rsidRDefault="001D43A4" w:rsidP="00DD637F">
            <w:pPr>
              <w:jc w:val="center"/>
              <w:rPr>
                <w:rFonts w:eastAsia="Times New Roman"/>
                <w:sz w:val="18"/>
                <w:szCs w:val="18"/>
              </w:rPr>
            </w:pPr>
          </w:p>
        </w:tc>
        <w:tc>
          <w:tcPr>
            <w:tcW w:w="1525" w:type="dxa"/>
            <w:noWrap/>
            <w:hideMark/>
          </w:tcPr>
          <w:p w14:paraId="1789AA59" w14:textId="77777777" w:rsidR="001D43A4" w:rsidRPr="00DD637F" w:rsidRDefault="001D43A4" w:rsidP="00DD637F">
            <w:pPr>
              <w:jc w:val="center"/>
              <w:rPr>
                <w:rFonts w:eastAsia="Times New Roman"/>
                <w:sz w:val="18"/>
                <w:szCs w:val="18"/>
              </w:rPr>
            </w:pPr>
          </w:p>
        </w:tc>
      </w:tr>
      <w:tr w:rsidR="00C13EA4" w:rsidRPr="00CB2950" w14:paraId="1B6C84DA" w14:textId="77777777" w:rsidTr="00C13EA4">
        <w:trPr>
          <w:trHeight w:val="285"/>
        </w:trPr>
        <w:tc>
          <w:tcPr>
            <w:tcW w:w="2515" w:type="dxa"/>
            <w:noWrap/>
            <w:hideMark/>
          </w:tcPr>
          <w:p w14:paraId="45D74721" w14:textId="32FD0ABD"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SBP</w:t>
            </w:r>
          </w:p>
        </w:tc>
        <w:tc>
          <w:tcPr>
            <w:tcW w:w="1530" w:type="dxa"/>
            <w:noWrap/>
            <w:hideMark/>
          </w:tcPr>
          <w:p w14:paraId="6ED08CEF"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120 [111-130]</w:t>
            </w:r>
          </w:p>
        </w:tc>
        <w:tc>
          <w:tcPr>
            <w:tcW w:w="1980" w:type="dxa"/>
            <w:noWrap/>
            <w:hideMark/>
          </w:tcPr>
          <w:p w14:paraId="51BBA5C2"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120 [112-130]</w:t>
            </w:r>
          </w:p>
        </w:tc>
        <w:tc>
          <w:tcPr>
            <w:tcW w:w="1800" w:type="dxa"/>
            <w:noWrap/>
            <w:hideMark/>
          </w:tcPr>
          <w:p w14:paraId="26D2E3E9"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120 [112-130]</w:t>
            </w:r>
          </w:p>
        </w:tc>
        <w:tc>
          <w:tcPr>
            <w:tcW w:w="1525" w:type="dxa"/>
            <w:noWrap/>
            <w:hideMark/>
          </w:tcPr>
          <w:p w14:paraId="037E32B9"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120 [112-130]</w:t>
            </w:r>
          </w:p>
        </w:tc>
      </w:tr>
      <w:tr w:rsidR="00C13EA4" w:rsidRPr="00CB2950" w14:paraId="637C4A93" w14:textId="77777777" w:rsidTr="00DD637F">
        <w:trPr>
          <w:trHeight w:val="285"/>
        </w:trPr>
        <w:tc>
          <w:tcPr>
            <w:tcW w:w="2515" w:type="dxa"/>
            <w:noWrap/>
            <w:hideMark/>
          </w:tcPr>
          <w:p w14:paraId="2D316807" w14:textId="235FF88F"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DBP</w:t>
            </w:r>
          </w:p>
        </w:tc>
        <w:tc>
          <w:tcPr>
            <w:tcW w:w="1530" w:type="dxa"/>
            <w:noWrap/>
            <w:hideMark/>
          </w:tcPr>
          <w:p w14:paraId="5B709D4C"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74 [68-80]</w:t>
            </w:r>
          </w:p>
        </w:tc>
        <w:tc>
          <w:tcPr>
            <w:tcW w:w="1980" w:type="dxa"/>
            <w:noWrap/>
            <w:hideMark/>
          </w:tcPr>
          <w:p w14:paraId="0A4F54C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74 [68-80]</w:t>
            </w:r>
          </w:p>
        </w:tc>
        <w:tc>
          <w:tcPr>
            <w:tcW w:w="1800" w:type="dxa"/>
            <w:noWrap/>
            <w:hideMark/>
          </w:tcPr>
          <w:p w14:paraId="207382C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74 [68-80]</w:t>
            </w:r>
          </w:p>
        </w:tc>
        <w:tc>
          <w:tcPr>
            <w:tcW w:w="1525" w:type="dxa"/>
            <w:noWrap/>
            <w:hideMark/>
          </w:tcPr>
          <w:p w14:paraId="0A6BC549"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74 [68-80]</w:t>
            </w:r>
          </w:p>
        </w:tc>
      </w:tr>
      <w:tr w:rsidR="00C13EA4" w:rsidRPr="00CB2950" w14:paraId="01D691A3" w14:textId="77777777" w:rsidTr="00C13EA4">
        <w:trPr>
          <w:trHeight w:val="285"/>
        </w:trPr>
        <w:tc>
          <w:tcPr>
            <w:tcW w:w="2515" w:type="dxa"/>
            <w:noWrap/>
            <w:hideMark/>
          </w:tcPr>
          <w:p w14:paraId="3245C710"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BMI, Median [IQR]</w:t>
            </w:r>
          </w:p>
        </w:tc>
        <w:tc>
          <w:tcPr>
            <w:tcW w:w="1530" w:type="dxa"/>
            <w:noWrap/>
            <w:hideMark/>
          </w:tcPr>
          <w:p w14:paraId="39F28C9A"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27 [24-30]</w:t>
            </w:r>
          </w:p>
        </w:tc>
        <w:tc>
          <w:tcPr>
            <w:tcW w:w="1980" w:type="dxa"/>
            <w:noWrap/>
            <w:hideMark/>
          </w:tcPr>
          <w:p w14:paraId="2908B6FB"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27 [24-30]</w:t>
            </w:r>
          </w:p>
        </w:tc>
        <w:tc>
          <w:tcPr>
            <w:tcW w:w="1800" w:type="dxa"/>
            <w:noWrap/>
            <w:hideMark/>
          </w:tcPr>
          <w:p w14:paraId="4E607627"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27 [24-30]</w:t>
            </w:r>
          </w:p>
        </w:tc>
        <w:tc>
          <w:tcPr>
            <w:tcW w:w="1525" w:type="dxa"/>
            <w:noWrap/>
            <w:hideMark/>
          </w:tcPr>
          <w:p w14:paraId="65A18E22"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26 [24-30]</w:t>
            </w:r>
          </w:p>
        </w:tc>
      </w:tr>
      <w:tr w:rsidR="00C13EA4" w:rsidRPr="00CB2950" w14:paraId="02105F31" w14:textId="77777777" w:rsidTr="00DD637F">
        <w:trPr>
          <w:trHeight w:val="285"/>
        </w:trPr>
        <w:tc>
          <w:tcPr>
            <w:tcW w:w="2515" w:type="dxa"/>
            <w:noWrap/>
            <w:hideMark/>
          </w:tcPr>
          <w:p w14:paraId="1F9DC12E"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Hypertension, %</w:t>
            </w:r>
          </w:p>
        </w:tc>
        <w:tc>
          <w:tcPr>
            <w:tcW w:w="1530" w:type="dxa"/>
            <w:noWrap/>
            <w:hideMark/>
          </w:tcPr>
          <w:p w14:paraId="0208C694"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1.5</w:t>
            </w:r>
          </w:p>
        </w:tc>
        <w:tc>
          <w:tcPr>
            <w:tcW w:w="1980" w:type="dxa"/>
            <w:noWrap/>
            <w:hideMark/>
          </w:tcPr>
          <w:p w14:paraId="25B6BD1C"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1.5</w:t>
            </w:r>
          </w:p>
        </w:tc>
        <w:tc>
          <w:tcPr>
            <w:tcW w:w="1800" w:type="dxa"/>
            <w:noWrap/>
            <w:hideMark/>
          </w:tcPr>
          <w:p w14:paraId="6E81AE7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3.1</w:t>
            </w:r>
          </w:p>
        </w:tc>
        <w:tc>
          <w:tcPr>
            <w:tcW w:w="1525" w:type="dxa"/>
            <w:noWrap/>
            <w:hideMark/>
          </w:tcPr>
          <w:p w14:paraId="00100805"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w:t>
            </w:r>
          </w:p>
        </w:tc>
      </w:tr>
      <w:tr w:rsidR="00C13EA4" w:rsidRPr="00CB2950" w14:paraId="3667A1D9" w14:textId="77777777" w:rsidTr="00C13EA4">
        <w:trPr>
          <w:trHeight w:val="285"/>
        </w:trPr>
        <w:tc>
          <w:tcPr>
            <w:tcW w:w="2515" w:type="dxa"/>
            <w:noWrap/>
            <w:hideMark/>
          </w:tcPr>
          <w:p w14:paraId="49209732"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Diabetes, %</w:t>
            </w:r>
          </w:p>
        </w:tc>
        <w:tc>
          <w:tcPr>
            <w:tcW w:w="1530" w:type="dxa"/>
            <w:noWrap/>
            <w:hideMark/>
          </w:tcPr>
          <w:p w14:paraId="025529BC"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0.02</w:t>
            </w:r>
          </w:p>
        </w:tc>
        <w:tc>
          <w:tcPr>
            <w:tcW w:w="1980" w:type="dxa"/>
            <w:noWrap/>
            <w:hideMark/>
          </w:tcPr>
          <w:p w14:paraId="182EC706"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0.02</w:t>
            </w:r>
          </w:p>
        </w:tc>
        <w:tc>
          <w:tcPr>
            <w:tcW w:w="1800" w:type="dxa"/>
            <w:noWrap/>
            <w:hideMark/>
          </w:tcPr>
          <w:p w14:paraId="5595EDB9"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0.04</w:t>
            </w:r>
          </w:p>
        </w:tc>
        <w:tc>
          <w:tcPr>
            <w:tcW w:w="1525" w:type="dxa"/>
            <w:noWrap/>
            <w:hideMark/>
          </w:tcPr>
          <w:p w14:paraId="73CDBA0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0.03</w:t>
            </w:r>
          </w:p>
        </w:tc>
      </w:tr>
      <w:tr w:rsidR="00C13EA4" w:rsidRPr="00CB2950" w14:paraId="60C091FD" w14:textId="77777777" w:rsidTr="00DD637F">
        <w:trPr>
          <w:trHeight w:val="285"/>
        </w:trPr>
        <w:tc>
          <w:tcPr>
            <w:tcW w:w="2515" w:type="dxa"/>
            <w:noWrap/>
            <w:hideMark/>
          </w:tcPr>
          <w:p w14:paraId="40B8D7ED"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Smoke, %</w:t>
            </w:r>
          </w:p>
        </w:tc>
        <w:tc>
          <w:tcPr>
            <w:tcW w:w="1530" w:type="dxa"/>
            <w:noWrap/>
            <w:hideMark/>
          </w:tcPr>
          <w:p w14:paraId="0E406DA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23.4</w:t>
            </w:r>
          </w:p>
        </w:tc>
        <w:tc>
          <w:tcPr>
            <w:tcW w:w="1980" w:type="dxa"/>
            <w:noWrap/>
            <w:hideMark/>
          </w:tcPr>
          <w:p w14:paraId="58BA546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24.9</w:t>
            </w:r>
          </w:p>
        </w:tc>
        <w:tc>
          <w:tcPr>
            <w:tcW w:w="1800" w:type="dxa"/>
            <w:noWrap/>
            <w:hideMark/>
          </w:tcPr>
          <w:p w14:paraId="7F443BD1"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23.4</w:t>
            </w:r>
          </w:p>
        </w:tc>
        <w:tc>
          <w:tcPr>
            <w:tcW w:w="1525" w:type="dxa"/>
            <w:noWrap/>
            <w:hideMark/>
          </w:tcPr>
          <w:p w14:paraId="77B7C9AB"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24.3</w:t>
            </w:r>
          </w:p>
        </w:tc>
      </w:tr>
      <w:tr w:rsidR="00C13EA4" w:rsidRPr="00CB2950" w14:paraId="6A97F826" w14:textId="77777777" w:rsidTr="00C13EA4">
        <w:trPr>
          <w:trHeight w:val="285"/>
        </w:trPr>
        <w:tc>
          <w:tcPr>
            <w:tcW w:w="2515" w:type="dxa"/>
            <w:noWrap/>
            <w:hideMark/>
          </w:tcPr>
          <w:p w14:paraId="56AD9444"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Race, %</w:t>
            </w:r>
          </w:p>
        </w:tc>
        <w:tc>
          <w:tcPr>
            <w:tcW w:w="1530" w:type="dxa"/>
            <w:noWrap/>
            <w:hideMark/>
          </w:tcPr>
          <w:p w14:paraId="5C1DCA1F" w14:textId="77777777" w:rsidR="001D43A4" w:rsidRPr="00DD637F" w:rsidRDefault="001D43A4" w:rsidP="00DD637F">
            <w:pPr>
              <w:jc w:val="center"/>
              <w:rPr>
                <w:rFonts w:eastAsia="Times New Roman"/>
                <w:color w:val="000000"/>
                <w:sz w:val="18"/>
                <w:szCs w:val="18"/>
              </w:rPr>
            </w:pPr>
          </w:p>
        </w:tc>
        <w:tc>
          <w:tcPr>
            <w:tcW w:w="1980" w:type="dxa"/>
            <w:noWrap/>
            <w:hideMark/>
          </w:tcPr>
          <w:p w14:paraId="7DDFE3CB" w14:textId="77777777" w:rsidR="001D43A4" w:rsidRPr="00DD637F" w:rsidRDefault="001D43A4" w:rsidP="00DD637F">
            <w:pPr>
              <w:jc w:val="center"/>
              <w:rPr>
                <w:rFonts w:eastAsia="Times New Roman"/>
                <w:sz w:val="18"/>
                <w:szCs w:val="18"/>
              </w:rPr>
            </w:pPr>
          </w:p>
        </w:tc>
        <w:tc>
          <w:tcPr>
            <w:tcW w:w="1800" w:type="dxa"/>
            <w:noWrap/>
            <w:hideMark/>
          </w:tcPr>
          <w:p w14:paraId="1132EF77" w14:textId="77777777" w:rsidR="001D43A4" w:rsidRPr="00DD637F" w:rsidRDefault="001D43A4" w:rsidP="00DD637F">
            <w:pPr>
              <w:jc w:val="center"/>
              <w:rPr>
                <w:rFonts w:eastAsia="Times New Roman"/>
                <w:sz w:val="18"/>
                <w:szCs w:val="18"/>
              </w:rPr>
            </w:pPr>
          </w:p>
        </w:tc>
        <w:tc>
          <w:tcPr>
            <w:tcW w:w="1525" w:type="dxa"/>
            <w:noWrap/>
            <w:hideMark/>
          </w:tcPr>
          <w:p w14:paraId="6A196080" w14:textId="77777777" w:rsidR="001D43A4" w:rsidRPr="00DD637F" w:rsidRDefault="001D43A4" w:rsidP="00DD637F">
            <w:pPr>
              <w:jc w:val="center"/>
              <w:rPr>
                <w:rFonts w:eastAsia="Times New Roman"/>
                <w:sz w:val="18"/>
                <w:szCs w:val="18"/>
              </w:rPr>
            </w:pPr>
          </w:p>
        </w:tc>
      </w:tr>
      <w:tr w:rsidR="00C13EA4" w:rsidRPr="00CB2950" w14:paraId="7CBCC954" w14:textId="77777777" w:rsidTr="00DD637F">
        <w:trPr>
          <w:trHeight w:val="285"/>
        </w:trPr>
        <w:tc>
          <w:tcPr>
            <w:tcW w:w="2515" w:type="dxa"/>
            <w:noWrap/>
            <w:hideMark/>
          </w:tcPr>
          <w:p w14:paraId="6317A7FD" w14:textId="1924FF60"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Black</w:t>
            </w:r>
          </w:p>
        </w:tc>
        <w:tc>
          <w:tcPr>
            <w:tcW w:w="1530" w:type="dxa"/>
            <w:noWrap/>
            <w:hideMark/>
          </w:tcPr>
          <w:p w14:paraId="1D947B1D"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14.6</w:t>
            </w:r>
          </w:p>
        </w:tc>
        <w:tc>
          <w:tcPr>
            <w:tcW w:w="1980" w:type="dxa"/>
            <w:noWrap/>
            <w:hideMark/>
          </w:tcPr>
          <w:p w14:paraId="6443D815"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14.4</w:t>
            </w:r>
          </w:p>
        </w:tc>
        <w:tc>
          <w:tcPr>
            <w:tcW w:w="1800" w:type="dxa"/>
            <w:noWrap/>
            <w:hideMark/>
          </w:tcPr>
          <w:p w14:paraId="19C58196"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7.5</w:t>
            </w:r>
          </w:p>
        </w:tc>
        <w:tc>
          <w:tcPr>
            <w:tcW w:w="1525" w:type="dxa"/>
            <w:noWrap/>
            <w:hideMark/>
          </w:tcPr>
          <w:p w14:paraId="490916C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7.3</w:t>
            </w:r>
          </w:p>
        </w:tc>
      </w:tr>
      <w:tr w:rsidR="00C13EA4" w:rsidRPr="00CB2950" w14:paraId="33AA7D2C" w14:textId="77777777" w:rsidTr="00C13EA4">
        <w:trPr>
          <w:trHeight w:val="285"/>
        </w:trPr>
        <w:tc>
          <w:tcPr>
            <w:tcW w:w="2515" w:type="dxa"/>
            <w:noWrap/>
            <w:hideMark/>
          </w:tcPr>
          <w:p w14:paraId="71849C51" w14:textId="3B65D60D"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Hispanic</w:t>
            </w:r>
          </w:p>
        </w:tc>
        <w:tc>
          <w:tcPr>
            <w:tcW w:w="1530" w:type="dxa"/>
            <w:noWrap/>
            <w:hideMark/>
          </w:tcPr>
          <w:p w14:paraId="076DB28F"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15.8</w:t>
            </w:r>
          </w:p>
        </w:tc>
        <w:tc>
          <w:tcPr>
            <w:tcW w:w="1980" w:type="dxa"/>
            <w:noWrap/>
            <w:hideMark/>
          </w:tcPr>
          <w:p w14:paraId="1667D76B"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15.9</w:t>
            </w:r>
          </w:p>
        </w:tc>
        <w:tc>
          <w:tcPr>
            <w:tcW w:w="1800" w:type="dxa"/>
            <w:noWrap/>
            <w:hideMark/>
          </w:tcPr>
          <w:p w14:paraId="28BFD194"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10.2</w:t>
            </w:r>
          </w:p>
        </w:tc>
        <w:tc>
          <w:tcPr>
            <w:tcW w:w="1525" w:type="dxa"/>
            <w:noWrap/>
            <w:hideMark/>
          </w:tcPr>
          <w:p w14:paraId="61D7ECF6"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10</w:t>
            </w:r>
          </w:p>
        </w:tc>
      </w:tr>
      <w:tr w:rsidR="00C13EA4" w:rsidRPr="00CB2950" w14:paraId="3D642CF7" w14:textId="77777777" w:rsidTr="00DD637F">
        <w:trPr>
          <w:trHeight w:val="285"/>
        </w:trPr>
        <w:tc>
          <w:tcPr>
            <w:tcW w:w="2515" w:type="dxa"/>
            <w:noWrap/>
            <w:hideMark/>
          </w:tcPr>
          <w:p w14:paraId="2E90D8BA" w14:textId="0A96A768"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White</w:t>
            </w:r>
          </w:p>
        </w:tc>
        <w:tc>
          <w:tcPr>
            <w:tcW w:w="1530" w:type="dxa"/>
            <w:noWrap/>
            <w:hideMark/>
          </w:tcPr>
          <w:p w14:paraId="05D725F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69.6</w:t>
            </w:r>
          </w:p>
        </w:tc>
        <w:tc>
          <w:tcPr>
            <w:tcW w:w="1980" w:type="dxa"/>
            <w:noWrap/>
            <w:hideMark/>
          </w:tcPr>
          <w:p w14:paraId="29D78E9B"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69.7</w:t>
            </w:r>
          </w:p>
        </w:tc>
        <w:tc>
          <w:tcPr>
            <w:tcW w:w="1800" w:type="dxa"/>
            <w:noWrap/>
            <w:hideMark/>
          </w:tcPr>
          <w:p w14:paraId="4D86940B"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82.3</w:t>
            </w:r>
          </w:p>
        </w:tc>
        <w:tc>
          <w:tcPr>
            <w:tcW w:w="1525" w:type="dxa"/>
            <w:noWrap/>
            <w:hideMark/>
          </w:tcPr>
          <w:p w14:paraId="3EEA4BA1"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82.8</w:t>
            </w:r>
          </w:p>
        </w:tc>
      </w:tr>
      <w:tr w:rsidR="00C13EA4" w:rsidRPr="00CB2950" w14:paraId="7D7507F6" w14:textId="77777777" w:rsidTr="00C13EA4">
        <w:trPr>
          <w:trHeight w:val="285"/>
        </w:trPr>
        <w:tc>
          <w:tcPr>
            <w:tcW w:w="2515" w:type="dxa"/>
            <w:noWrap/>
            <w:hideMark/>
          </w:tcPr>
          <w:p w14:paraId="471DD287"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 xml:space="preserve">Income </w:t>
            </w:r>
            <w:proofErr w:type="spellStart"/>
            <w:r w:rsidRPr="00DD637F">
              <w:rPr>
                <w:rFonts w:eastAsia="Times New Roman"/>
                <w:color w:val="000000"/>
                <w:sz w:val="18"/>
                <w:szCs w:val="18"/>
              </w:rPr>
              <w:t>Tertile</w:t>
            </w:r>
            <w:proofErr w:type="spellEnd"/>
            <w:r w:rsidRPr="00DD637F">
              <w:rPr>
                <w:rFonts w:eastAsia="Times New Roman"/>
                <w:color w:val="000000"/>
                <w:sz w:val="18"/>
                <w:szCs w:val="18"/>
              </w:rPr>
              <w:t>, %</w:t>
            </w:r>
          </w:p>
        </w:tc>
        <w:tc>
          <w:tcPr>
            <w:tcW w:w="1530" w:type="dxa"/>
            <w:noWrap/>
            <w:hideMark/>
          </w:tcPr>
          <w:p w14:paraId="5E2253DE" w14:textId="77777777" w:rsidR="001D43A4" w:rsidRPr="00DD637F" w:rsidRDefault="001D43A4" w:rsidP="00DD637F">
            <w:pPr>
              <w:jc w:val="center"/>
              <w:rPr>
                <w:rFonts w:eastAsia="Times New Roman"/>
                <w:color w:val="000000"/>
                <w:sz w:val="18"/>
                <w:szCs w:val="18"/>
              </w:rPr>
            </w:pPr>
          </w:p>
        </w:tc>
        <w:tc>
          <w:tcPr>
            <w:tcW w:w="1980" w:type="dxa"/>
            <w:noWrap/>
            <w:hideMark/>
          </w:tcPr>
          <w:p w14:paraId="65F848C8" w14:textId="77777777" w:rsidR="001D43A4" w:rsidRPr="00DD637F" w:rsidRDefault="001D43A4" w:rsidP="00DD637F">
            <w:pPr>
              <w:jc w:val="center"/>
              <w:rPr>
                <w:rFonts w:eastAsia="Times New Roman"/>
                <w:sz w:val="18"/>
                <w:szCs w:val="18"/>
              </w:rPr>
            </w:pPr>
          </w:p>
        </w:tc>
        <w:tc>
          <w:tcPr>
            <w:tcW w:w="1800" w:type="dxa"/>
            <w:noWrap/>
            <w:hideMark/>
          </w:tcPr>
          <w:p w14:paraId="010D1865" w14:textId="77777777" w:rsidR="001D43A4" w:rsidRPr="00DD637F" w:rsidRDefault="001D43A4" w:rsidP="00DD637F">
            <w:pPr>
              <w:jc w:val="center"/>
              <w:rPr>
                <w:rFonts w:eastAsia="Times New Roman"/>
                <w:sz w:val="18"/>
                <w:szCs w:val="18"/>
              </w:rPr>
            </w:pPr>
          </w:p>
        </w:tc>
        <w:tc>
          <w:tcPr>
            <w:tcW w:w="1525" w:type="dxa"/>
            <w:noWrap/>
            <w:hideMark/>
          </w:tcPr>
          <w:p w14:paraId="6E6D9834" w14:textId="77777777" w:rsidR="001D43A4" w:rsidRPr="00DD637F" w:rsidRDefault="001D43A4" w:rsidP="00DD637F">
            <w:pPr>
              <w:jc w:val="center"/>
              <w:rPr>
                <w:rFonts w:eastAsia="Times New Roman"/>
                <w:sz w:val="18"/>
                <w:szCs w:val="18"/>
              </w:rPr>
            </w:pPr>
          </w:p>
        </w:tc>
      </w:tr>
      <w:tr w:rsidR="00C13EA4" w:rsidRPr="00CB2950" w14:paraId="12182EE4" w14:textId="77777777" w:rsidTr="00DD637F">
        <w:trPr>
          <w:trHeight w:val="285"/>
        </w:trPr>
        <w:tc>
          <w:tcPr>
            <w:tcW w:w="2515" w:type="dxa"/>
            <w:noWrap/>
            <w:hideMark/>
          </w:tcPr>
          <w:p w14:paraId="0DBF6487" w14:textId="6A0B1D7E"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1</w:t>
            </w:r>
            <w:r w:rsidR="001D43A4" w:rsidRPr="00DD637F">
              <w:rPr>
                <w:rFonts w:eastAsia="Times New Roman"/>
                <w:color w:val="000000"/>
                <w:sz w:val="18"/>
                <w:szCs w:val="18"/>
                <w:vertAlign w:val="superscript"/>
              </w:rPr>
              <w:t>st</w:t>
            </w:r>
            <w:r w:rsidR="001D43A4" w:rsidRPr="00DD637F">
              <w:rPr>
                <w:rFonts w:eastAsia="Times New Roman"/>
                <w:color w:val="000000"/>
                <w:sz w:val="18"/>
                <w:szCs w:val="18"/>
              </w:rPr>
              <w:t xml:space="preserve"> ($84,220+)</w:t>
            </w:r>
          </w:p>
        </w:tc>
        <w:tc>
          <w:tcPr>
            <w:tcW w:w="1530" w:type="dxa"/>
            <w:noWrap/>
            <w:hideMark/>
          </w:tcPr>
          <w:p w14:paraId="028041C6"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32</w:t>
            </w:r>
          </w:p>
        </w:tc>
        <w:tc>
          <w:tcPr>
            <w:tcW w:w="1980" w:type="dxa"/>
            <w:noWrap/>
            <w:hideMark/>
          </w:tcPr>
          <w:p w14:paraId="0D67FB49"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31.4</w:t>
            </w:r>
          </w:p>
        </w:tc>
        <w:tc>
          <w:tcPr>
            <w:tcW w:w="1800" w:type="dxa"/>
            <w:noWrap/>
            <w:hideMark/>
          </w:tcPr>
          <w:p w14:paraId="691FD565"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36.2</w:t>
            </w:r>
          </w:p>
        </w:tc>
        <w:tc>
          <w:tcPr>
            <w:tcW w:w="1525" w:type="dxa"/>
            <w:noWrap/>
            <w:hideMark/>
          </w:tcPr>
          <w:p w14:paraId="054A652D"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36.8</w:t>
            </w:r>
          </w:p>
        </w:tc>
      </w:tr>
      <w:tr w:rsidR="00C13EA4" w:rsidRPr="00CB2950" w14:paraId="3025B7B8" w14:textId="77777777" w:rsidTr="00C13EA4">
        <w:trPr>
          <w:trHeight w:val="285"/>
        </w:trPr>
        <w:tc>
          <w:tcPr>
            <w:tcW w:w="2515" w:type="dxa"/>
            <w:noWrap/>
            <w:hideMark/>
          </w:tcPr>
          <w:p w14:paraId="44CB9581" w14:textId="5805E460"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2</w:t>
            </w:r>
            <w:r w:rsidR="001D43A4" w:rsidRPr="00DD637F">
              <w:rPr>
                <w:rFonts w:eastAsia="Times New Roman"/>
                <w:color w:val="000000"/>
                <w:sz w:val="18"/>
                <w:szCs w:val="18"/>
                <w:vertAlign w:val="superscript"/>
              </w:rPr>
              <w:t>nd</w:t>
            </w:r>
            <w:r w:rsidR="001D43A4" w:rsidRPr="00DD637F">
              <w:rPr>
                <w:rFonts w:eastAsia="Times New Roman"/>
                <w:color w:val="000000"/>
                <w:sz w:val="18"/>
                <w:szCs w:val="18"/>
              </w:rPr>
              <w:t xml:space="preserve"> ($60,599-$84,220)</w:t>
            </w:r>
          </w:p>
        </w:tc>
        <w:tc>
          <w:tcPr>
            <w:tcW w:w="1530" w:type="dxa"/>
            <w:noWrap/>
            <w:hideMark/>
          </w:tcPr>
          <w:p w14:paraId="513343F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32.6</w:t>
            </w:r>
          </w:p>
        </w:tc>
        <w:tc>
          <w:tcPr>
            <w:tcW w:w="1980" w:type="dxa"/>
            <w:noWrap/>
            <w:hideMark/>
          </w:tcPr>
          <w:p w14:paraId="36C2325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32.9</w:t>
            </w:r>
          </w:p>
        </w:tc>
        <w:tc>
          <w:tcPr>
            <w:tcW w:w="1800" w:type="dxa"/>
            <w:noWrap/>
            <w:hideMark/>
          </w:tcPr>
          <w:p w14:paraId="5313145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33.7</w:t>
            </w:r>
          </w:p>
        </w:tc>
        <w:tc>
          <w:tcPr>
            <w:tcW w:w="1525" w:type="dxa"/>
            <w:noWrap/>
            <w:hideMark/>
          </w:tcPr>
          <w:p w14:paraId="1E013A49"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33.4</w:t>
            </w:r>
          </w:p>
        </w:tc>
      </w:tr>
      <w:tr w:rsidR="00C13EA4" w:rsidRPr="00CB2950" w14:paraId="53BF0171" w14:textId="77777777" w:rsidTr="00DD637F">
        <w:trPr>
          <w:trHeight w:val="285"/>
        </w:trPr>
        <w:tc>
          <w:tcPr>
            <w:tcW w:w="2515" w:type="dxa"/>
            <w:noWrap/>
            <w:hideMark/>
          </w:tcPr>
          <w:p w14:paraId="3205E656" w14:textId="36CD44D3"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1D43A4" w:rsidRPr="00DD637F">
              <w:rPr>
                <w:rFonts w:eastAsia="Times New Roman"/>
                <w:color w:val="000000"/>
                <w:sz w:val="18"/>
                <w:szCs w:val="18"/>
              </w:rPr>
              <w:t>3</w:t>
            </w:r>
            <w:r w:rsidR="001D43A4" w:rsidRPr="00DD637F">
              <w:rPr>
                <w:rFonts w:eastAsia="Times New Roman"/>
                <w:color w:val="000000"/>
                <w:sz w:val="18"/>
                <w:szCs w:val="18"/>
                <w:vertAlign w:val="superscript"/>
              </w:rPr>
              <w:t>rd</w:t>
            </w:r>
            <w:r w:rsidR="001D43A4" w:rsidRPr="00DD637F">
              <w:rPr>
                <w:rFonts w:eastAsia="Times New Roman"/>
                <w:color w:val="000000"/>
                <w:sz w:val="18"/>
                <w:szCs w:val="18"/>
              </w:rPr>
              <w:t xml:space="preserve"> ($0-$60,599)</w:t>
            </w:r>
          </w:p>
        </w:tc>
        <w:tc>
          <w:tcPr>
            <w:tcW w:w="1530" w:type="dxa"/>
            <w:noWrap/>
            <w:hideMark/>
          </w:tcPr>
          <w:p w14:paraId="27623893"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35.3</w:t>
            </w:r>
          </w:p>
        </w:tc>
        <w:tc>
          <w:tcPr>
            <w:tcW w:w="1980" w:type="dxa"/>
            <w:noWrap/>
            <w:hideMark/>
          </w:tcPr>
          <w:p w14:paraId="7E21363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35.7</w:t>
            </w:r>
          </w:p>
        </w:tc>
        <w:tc>
          <w:tcPr>
            <w:tcW w:w="1800" w:type="dxa"/>
            <w:noWrap/>
            <w:hideMark/>
          </w:tcPr>
          <w:p w14:paraId="5B2AD65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30.2</w:t>
            </w:r>
          </w:p>
        </w:tc>
        <w:tc>
          <w:tcPr>
            <w:tcW w:w="1525" w:type="dxa"/>
            <w:noWrap/>
            <w:hideMark/>
          </w:tcPr>
          <w:p w14:paraId="156EB914"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29.8</w:t>
            </w:r>
          </w:p>
        </w:tc>
      </w:tr>
      <w:tr w:rsidR="00C13EA4" w:rsidRPr="00CB2950" w14:paraId="2C4B3E86" w14:textId="77777777" w:rsidTr="00C13EA4">
        <w:trPr>
          <w:trHeight w:val="285"/>
        </w:trPr>
        <w:tc>
          <w:tcPr>
            <w:tcW w:w="2515" w:type="dxa"/>
            <w:noWrap/>
            <w:hideMark/>
          </w:tcPr>
          <w:p w14:paraId="61A72956" w14:textId="77777777" w:rsidR="001D43A4" w:rsidRPr="00DD637F" w:rsidRDefault="001D43A4" w:rsidP="001D43A4">
            <w:pPr>
              <w:rPr>
                <w:rFonts w:eastAsia="Times New Roman"/>
                <w:color w:val="000000"/>
                <w:sz w:val="18"/>
                <w:szCs w:val="18"/>
              </w:rPr>
            </w:pPr>
            <w:r w:rsidRPr="00DD637F">
              <w:rPr>
                <w:rFonts w:eastAsia="Times New Roman"/>
                <w:color w:val="000000"/>
                <w:sz w:val="18"/>
                <w:szCs w:val="18"/>
              </w:rPr>
              <w:t>Highest Education Level, %</w:t>
            </w:r>
          </w:p>
        </w:tc>
        <w:tc>
          <w:tcPr>
            <w:tcW w:w="1530" w:type="dxa"/>
            <w:noWrap/>
            <w:hideMark/>
          </w:tcPr>
          <w:p w14:paraId="64E9A78D" w14:textId="77777777" w:rsidR="001D43A4" w:rsidRPr="00DD637F" w:rsidRDefault="001D43A4" w:rsidP="00DD637F">
            <w:pPr>
              <w:jc w:val="center"/>
              <w:rPr>
                <w:rFonts w:eastAsia="Times New Roman"/>
                <w:color w:val="000000"/>
                <w:sz w:val="18"/>
                <w:szCs w:val="18"/>
              </w:rPr>
            </w:pPr>
          </w:p>
        </w:tc>
        <w:tc>
          <w:tcPr>
            <w:tcW w:w="1980" w:type="dxa"/>
            <w:noWrap/>
            <w:hideMark/>
          </w:tcPr>
          <w:p w14:paraId="72CDA7DB" w14:textId="77777777" w:rsidR="001D43A4" w:rsidRPr="00DD637F" w:rsidRDefault="001D43A4" w:rsidP="00DD637F">
            <w:pPr>
              <w:jc w:val="center"/>
              <w:rPr>
                <w:rFonts w:eastAsia="Times New Roman"/>
                <w:sz w:val="18"/>
                <w:szCs w:val="18"/>
              </w:rPr>
            </w:pPr>
          </w:p>
        </w:tc>
        <w:tc>
          <w:tcPr>
            <w:tcW w:w="1800" w:type="dxa"/>
            <w:noWrap/>
            <w:hideMark/>
          </w:tcPr>
          <w:p w14:paraId="56AD8261" w14:textId="77777777" w:rsidR="001D43A4" w:rsidRPr="00DD637F" w:rsidRDefault="001D43A4" w:rsidP="00DD637F">
            <w:pPr>
              <w:jc w:val="center"/>
              <w:rPr>
                <w:rFonts w:eastAsia="Times New Roman"/>
                <w:sz w:val="18"/>
                <w:szCs w:val="18"/>
              </w:rPr>
            </w:pPr>
          </w:p>
        </w:tc>
        <w:tc>
          <w:tcPr>
            <w:tcW w:w="1525" w:type="dxa"/>
            <w:noWrap/>
            <w:hideMark/>
          </w:tcPr>
          <w:p w14:paraId="596FACF6" w14:textId="77777777" w:rsidR="001D43A4" w:rsidRPr="00DD637F" w:rsidRDefault="001D43A4" w:rsidP="00DD637F">
            <w:pPr>
              <w:jc w:val="center"/>
              <w:rPr>
                <w:rFonts w:eastAsia="Times New Roman"/>
                <w:sz w:val="18"/>
                <w:szCs w:val="18"/>
              </w:rPr>
            </w:pPr>
          </w:p>
        </w:tc>
      </w:tr>
      <w:tr w:rsidR="00C13EA4" w:rsidRPr="00CB2950" w14:paraId="088C6FD3" w14:textId="77777777" w:rsidTr="00DD637F">
        <w:trPr>
          <w:trHeight w:val="285"/>
        </w:trPr>
        <w:tc>
          <w:tcPr>
            <w:tcW w:w="2515" w:type="dxa"/>
            <w:noWrap/>
            <w:hideMark/>
          </w:tcPr>
          <w:p w14:paraId="5DAA5665" w14:textId="0771C98E" w:rsidR="001D43A4" w:rsidRPr="00DD637F" w:rsidRDefault="00FF76F8" w:rsidP="001D43A4">
            <w:pPr>
              <w:rPr>
                <w:rFonts w:eastAsia="Times New Roman"/>
                <w:color w:val="000000"/>
                <w:sz w:val="18"/>
                <w:szCs w:val="18"/>
              </w:rPr>
            </w:pPr>
            <w:r w:rsidRPr="00CB2950">
              <w:rPr>
                <w:rFonts w:eastAsia="Times New Roman"/>
                <w:color w:val="000000"/>
                <w:sz w:val="18"/>
                <w:szCs w:val="18"/>
              </w:rPr>
              <w:t xml:space="preserve"> </w:t>
            </w:r>
            <w:r w:rsidR="007B40E7" w:rsidRPr="007B40E7">
              <w:rPr>
                <w:rFonts w:eastAsia="Times New Roman"/>
                <w:color w:val="000000"/>
                <w:sz w:val="18"/>
                <w:szCs w:val="18"/>
              </w:rPr>
              <w:t>≤</w:t>
            </w:r>
            <w:r w:rsidR="00E84C4B" w:rsidRPr="00CB2950">
              <w:rPr>
                <w:rFonts w:eastAsia="Times New Roman"/>
                <w:color w:val="000000"/>
                <w:sz w:val="18"/>
                <w:szCs w:val="18"/>
              </w:rPr>
              <w:t xml:space="preserve"> High School</w:t>
            </w:r>
          </w:p>
        </w:tc>
        <w:tc>
          <w:tcPr>
            <w:tcW w:w="1530" w:type="dxa"/>
            <w:noWrap/>
            <w:hideMark/>
          </w:tcPr>
          <w:p w14:paraId="6AC157FA"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18.3</w:t>
            </w:r>
          </w:p>
        </w:tc>
        <w:tc>
          <w:tcPr>
            <w:tcW w:w="1980" w:type="dxa"/>
            <w:noWrap/>
            <w:hideMark/>
          </w:tcPr>
          <w:p w14:paraId="1658F242"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19.5</w:t>
            </w:r>
          </w:p>
        </w:tc>
        <w:tc>
          <w:tcPr>
            <w:tcW w:w="1800" w:type="dxa"/>
            <w:noWrap/>
            <w:hideMark/>
          </w:tcPr>
          <w:p w14:paraId="6D5278AF"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20.4</w:t>
            </w:r>
          </w:p>
        </w:tc>
        <w:tc>
          <w:tcPr>
            <w:tcW w:w="1525" w:type="dxa"/>
            <w:noWrap/>
            <w:hideMark/>
          </w:tcPr>
          <w:p w14:paraId="0FECBFF2"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20.9</w:t>
            </w:r>
          </w:p>
        </w:tc>
      </w:tr>
      <w:tr w:rsidR="00C13EA4" w:rsidRPr="00CB2950" w14:paraId="321BC830" w14:textId="77777777" w:rsidTr="00C13EA4">
        <w:trPr>
          <w:trHeight w:val="285"/>
        </w:trPr>
        <w:tc>
          <w:tcPr>
            <w:tcW w:w="2515" w:type="dxa"/>
            <w:noWrap/>
            <w:hideMark/>
          </w:tcPr>
          <w:p w14:paraId="0EAA9B04" w14:textId="3AE6A604" w:rsidR="001D43A4" w:rsidRPr="00DD637F" w:rsidRDefault="00E84C4B" w:rsidP="001D43A4">
            <w:pPr>
              <w:rPr>
                <w:rFonts w:eastAsia="Times New Roman"/>
                <w:color w:val="000000"/>
                <w:sz w:val="18"/>
                <w:szCs w:val="18"/>
              </w:rPr>
            </w:pPr>
            <w:r w:rsidRPr="00CB2950">
              <w:rPr>
                <w:rFonts w:eastAsia="Times New Roman"/>
                <w:color w:val="000000"/>
                <w:sz w:val="18"/>
                <w:szCs w:val="18"/>
              </w:rPr>
              <w:t xml:space="preserve"> </w:t>
            </w:r>
            <w:r w:rsidR="00FF76F8" w:rsidRPr="00CB2950">
              <w:rPr>
                <w:rFonts w:eastAsia="Times New Roman"/>
                <w:color w:val="000000"/>
                <w:sz w:val="18"/>
                <w:szCs w:val="18"/>
              </w:rPr>
              <w:t xml:space="preserve"> </w:t>
            </w:r>
            <w:r w:rsidRPr="00CB2950">
              <w:rPr>
                <w:rFonts w:eastAsia="Times New Roman"/>
                <w:color w:val="000000"/>
                <w:sz w:val="18"/>
                <w:szCs w:val="18"/>
              </w:rPr>
              <w:t xml:space="preserve">  </w:t>
            </w:r>
            <w:r w:rsidR="001D43A4" w:rsidRPr="00DD637F">
              <w:rPr>
                <w:rFonts w:eastAsia="Times New Roman"/>
                <w:color w:val="000000"/>
                <w:sz w:val="18"/>
                <w:szCs w:val="18"/>
              </w:rPr>
              <w:t>Attended College</w:t>
            </w:r>
          </w:p>
        </w:tc>
        <w:tc>
          <w:tcPr>
            <w:tcW w:w="1530" w:type="dxa"/>
            <w:noWrap/>
            <w:hideMark/>
          </w:tcPr>
          <w:p w14:paraId="4209A61F"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15.9</w:t>
            </w:r>
          </w:p>
        </w:tc>
        <w:tc>
          <w:tcPr>
            <w:tcW w:w="1980" w:type="dxa"/>
            <w:noWrap/>
            <w:hideMark/>
          </w:tcPr>
          <w:p w14:paraId="0736B98C"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16.1</w:t>
            </w:r>
          </w:p>
        </w:tc>
        <w:tc>
          <w:tcPr>
            <w:tcW w:w="1800" w:type="dxa"/>
            <w:noWrap/>
            <w:hideMark/>
          </w:tcPr>
          <w:p w14:paraId="5978F1DF"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20.9</w:t>
            </w:r>
          </w:p>
        </w:tc>
        <w:tc>
          <w:tcPr>
            <w:tcW w:w="1525" w:type="dxa"/>
            <w:noWrap/>
            <w:hideMark/>
          </w:tcPr>
          <w:p w14:paraId="0FE3D2D4"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21.2</w:t>
            </w:r>
          </w:p>
        </w:tc>
      </w:tr>
      <w:tr w:rsidR="00C13EA4" w:rsidRPr="00CB2950" w14:paraId="0DC12C63" w14:textId="77777777" w:rsidTr="00DD637F">
        <w:trPr>
          <w:trHeight w:val="285"/>
        </w:trPr>
        <w:tc>
          <w:tcPr>
            <w:tcW w:w="2515" w:type="dxa"/>
            <w:noWrap/>
            <w:hideMark/>
          </w:tcPr>
          <w:p w14:paraId="6EDBA39D" w14:textId="383FEB82" w:rsidR="001D43A4" w:rsidRPr="00DD637F" w:rsidRDefault="00E84C4B" w:rsidP="001D43A4">
            <w:pPr>
              <w:rPr>
                <w:rFonts w:eastAsia="Times New Roman"/>
                <w:color w:val="000000"/>
                <w:sz w:val="18"/>
                <w:szCs w:val="18"/>
              </w:rPr>
            </w:pPr>
            <w:r w:rsidRPr="00CB2950">
              <w:rPr>
                <w:rFonts w:eastAsia="Times New Roman"/>
                <w:color w:val="000000"/>
                <w:sz w:val="18"/>
                <w:szCs w:val="18"/>
              </w:rPr>
              <w:t xml:space="preserve">  </w:t>
            </w:r>
            <w:r w:rsidR="00FF76F8" w:rsidRPr="00CB2950">
              <w:rPr>
                <w:rFonts w:eastAsia="Times New Roman"/>
                <w:color w:val="000000"/>
                <w:sz w:val="18"/>
                <w:szCs w:val="18"/>
              </w:rPr>
              <w:t xml:space="preserve"> </w:t>
            </w:r>
            <w:r w:rsidRPr="00CB2950">
              <w:rPr>
                <w:rFonts w:eastAsia="Times New Roman"/>
                <w:color w:val="000000"/>
                <w:sz w:val="18"/>
                <w:szCs w:val="18"/>
              </w:rPr>
              <w:t xml:space="preserve"> </w:t>
            </w:r>
            <w:r w:rsidR="001D43A4" w:rsidRPr="00DD637F">
              <w:rPr>
                <w:rFonts w:eastAsia="Times New Roman"/>
                <w:color w:val="000000"/>
                <w:sz w:val="18"/>
                <w:szCs w:val="18"/>
              </w:rPr>
              <w:t>College Graduate</w:t>
            </w:r>
          </w:p>
        </w:tc>
        <w:tc>
          <w:tcPr>
            <w:tcW w:w="1530" w:type="dxa"/>
            <w:noWrap/>
            <w:hideMark/>
          </w:tcPr>
          <w:p w14:paraId="7B20B77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17</w:t>
            </w:r>
          </w:p>
        </w:tc>
        <w:tc>
          <w:tcPr>
            <w:tcW w:w="1980" w:type="dxa"/>
            <w:noWrap/>
            <w:hideMark/>
          </w:tcPr>
          <w:p w14:paraId="312C478C"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16.7</w:t>
            </w:r>
          </w:p>
        </w:tc>
        <w:tc>
          <w:tcPr>
            <w:tcW w:w="1800" w:type="dxa"/>
            <w:noWrap/>
            <w:hideMark/>
          </w:tcPr>
          <w:p w14:paraId="0AC1998F"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25.1</w:t>
            </w:r>
          </w:p>
        </w:tc>
        <w:tc>
          <w:tcPr>
            <w:tcW w:w="1525" w:type="dxa"/>
            <w:noWrap/>
            <w:hideMark/>
          </w:tcPr>
          <w:p w14:paraId="402CB24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25.2</w:t>
            </w:r>
          </w:p>
        </w:tc>
      </w:tr>
      <w:tr w:rsidR="00C13EA4" w:rsidRPr="00CB2950" w14:paraId="7508A093" w14:textId="77777777" w:rsidTr="00C13EA4">
        <w:trPr>
          <w:trHeight w:val="285"/>
        </w:trPr>
        <w:tc>
          <w:tcPr>
            <w:tcW w:w="2515" w:type="dxa"/>
            <w:noWrap/>
            <w:hideMark/>
          </w:tcPr>
          <w:p w14:paraId="46D08178" w14:textId="1DAF7B68" w:rsidR="001D43A4" w:rsidRPr="00DD637F" w:rsidRDefault="00E84C4B" w:rsidP="001D43A4">
            <w:pPr>
              <w:rPr>
                <w:rFonts w:eastAsia="Times New Roman"/>
                <w:color w:val="000000"/>
                <w:sz w:val="18"/>
                <w:szCs w:val="18"/>
              </w:rPr>
            </w:pPr>
            <w:r w:rsidRPr="00CB2950">
              <w:rPr>
                <w:rFonts w:eastAsia="Times New Roman"/>
                <w:color w:val="000000"/>
                <w:sz w:val="18"/>
                <w:szCs w:val="18"/>
              </w:rPr>
              <w:t xml:space="preserve">   </w:t>
            </w:r>
            <w:r w:rsidR="00FF76F8" w:rsidRPr="00CB2950">
              <w:rPr>
                <w:rFonts w:eastAsia="Times New Roman"/>
                <w:color w:val="000000"/>
                <w:sz w:val="18"/>
                <w:szCs w:val="18"/>
              </w:rPr>
              <w:t xml:space="preserve"> </w:t>
            </w:r>
            <w:r w:rsidR="001D43A4" w:rsidRPr="00DD637F">
              <w:rPr>
                <w:rFonts w:eastAsia="Times New Roman"/>
                <w:color w:val="000000"/>
                <w:sz w:val="18"/>
                <w:szCs w:val="18"/>
              </w:rPr>
              <w:t>Not reported</w:t>
            </w:r>
          </w:p>
        </w:tc>
        <w:tc>
          <w:tcPr>
            <w:tcW w:w="1530" w:type="dxa"/>
            <w:noWrap/>
            <w:hideMark/>
          </w:tcPr>
          <w:p w14:paraId="4803B894"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41.9</w:t>
            </w:r>
          </w:p>
        </w:tc>
        <w:tc>
          <w:tcPr>
            <w:tcW w:w="1980" w:type="dxa"/>
            <w:noWrap/>
            <w:hideMark/>
          </w:tcPr>
          <w:p w14:paraId="51CCD364"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41.1</w:t>
            </w:r>
          </w:p>
        </w:tc>
        <w:tc>
          <w:tcPr>
            <w:tcW w:w="1800" w:type="dxa"/>
            <w:noWrap/>
            <w:hideMark/>
          </w:tcPr>
          <w:p w14:paraId="39D6841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19.6</w:t>
            </w:r>
          </w:p>
        </w:tc>
        <w:tc>
          <w:tcPr>
            <w:tcW w:w="1525" w:type="dxa"/>
            <w:noWrap/>
            <w:hideMark/>
          </w:tcPr>
          <w:p w14:paraId="75952064"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20.1</w:t>
            </w:r>
          </w:p>
        </w:tc>
      </w:tr>
      <w:tr w:rsidR="00C13EA4" w:rsidRPr="00CB2950" w14:paraId="10E87425" w14:textId="77777777" w:rsidTr="00DD637F">
        <w:trPr>
          <w:trHeight w:val="285"/>
        </w:trPr>
        <w:tc>
          <w:tcPr>
            <w:tcW w:w="2515" w:type="dxa"/>
            <w:noWrap/>
            <w:hideMark/>
          </w:tcPr>
          <w:p w14:paraId="6705182B" w14:textId="2C87AFFB" w:rsidR="001D43A4" w:rsidRPr="00DD637F" w:rsidRDefault="00E84C4B" w:rsidP="001D43A4">
            <w:pPr>
              <w:rPr>
                <w:rFonts w:eastAsia="Times New Roman"/>
                <w:color w:val="000000"/>
                <w:sz w:val="18"/>
                <w:szCs w:val="18"/>
              </w:rPr>
            </w:pPr>
            <w:r w:rsidRPr="00CB2950">
              <w:rPr>
                <w:rFonts w:eastAsia="Times New Roman"/>
                <w:color w:val="000000"/>
                <w:sz w:val="18"/>
                <w:szCs w:val="18"/>
              </w:rPr>
              <w:t xml:space="preserve">   </w:t>
            </w:r>
            <w:r w:rsidR="00FF76F8" w:rsidRPr="00CB2950">
              <w:rPr>
                <w:rFonts w:eastAsia="Times New Roman"/>
                <w:color w:val="000000"/>
                <w:sz w:val="18"/>
                <w:szCs w:val="18"/>
              </w:rPr>
              <w:t xml:space="preserve"> </w:t>
            </w:r>
            <w:r w:rsidR="001D43A4" w:rsidRPr="00DD637F">
              <w:rPr>
                <w:rFonts w:eastAsia="Times New Roman"/>
                <w:color w:val="000000"/>
                <w:sz w:val="18"/>
                <w:szCs w:val="18"/>
              </w:rPr>
              <w:t>Post College</w:t>
            </w:r>
          </w:p>
        </w:tc>
        <w:tc>
          <w:tcPr>
            <w:tcW w:w="1530" w:type="dxa"/>
            <w:noWrap/>
            <w:hideMark/>
          </w:tcPr>
          <w:p w14:paraId="497D11B2"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6.9</w:t>
            </w:r>
          </w:p>
        </w:tc>
        <w:tc>
          <w:tcPr>
            <w:tcW w:w="1980" w:type="dxa"/>
            <w:noWrap/>
            <w:hideMark/>
          </w:tcPr>
          <w:p w14:paraId="5E1CBEF7"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6.6</w:t>
            </w:r>
          </w:p>
        </w:tc>
        <w:tc>
          <w:tcPr>
            <w:tcW w:w="1800" w:type="dxa"/>
            <w:noWrap/>
            <w:hideMark/>
          </w:tcPr>
          <w:p w14:paraId="0FD6F9C0"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14</w:t>
            </w:r>
          </w:p>
        </w:tc>
        <w:tc>
          <w:tcPr>
            <w:tcW w:w="1525" w:type="dxa"/>
            <w:noWrap/>
            <w:hideMark/>
          </w:tcPr>
          <w:p w14:paraId="4538036E" w14:textId="77777777" w:rsidR="001D43A4" w:rsidRPr="00DD637F" w:rsidRDefault="001D43A4" w:rsidP="00DD637F">
            <w:pPr>
              <w:jc w:val="center"/>
              <w:rPr>
                <w:rFonts w:eastAsia="Times New Roman"/>
                <w:color w:val="000000"/>
                <w:sz w:val="18"/>
                <w:szCs w:val="18"/>
              </w:rPr>
            </w:pPr>
            <w:r w:rsidRPr="00DD637F">
              <w:rPr>
                <w:rFonts w:eastAsia="Times New Roman"/>
                <w:color w:val="000000"/>
                <w:sz w:val="18"/>
                <w:szCs w:val="18"/>
              </w:rPr>
              <w:t>12.5</w:t>
            </w:r>
          </w:p>
        </w:tc>
      </w:tr>
    </w:tbl>
    <w:p w14:paraId="1DF864B3" w14:textId="77777777" w:rsidR="006F30F2" w:rsidRPr="00DD637F" w:rsidRDefault="006F30F2" w:rsidP="00015AF5">
      <w:pPr>
        <w:rPr>
          <w:sz w:val="18"/>
          <w:szCs w:val="18"/>
        </w:rPr>
      </w:pPr>
    </w:p>
    <w:p w14:paraId="2C015FBB" w14:textId="689E5A3A" w:rsidR="006116F5" w:rsidRPr="00DD637F" w:rsidRDefault="00AE656C" w:rsidP="00015AF5">
      <w:pPr>
        <w:rPr>
          <w:sz w:val="18"/>
          <w:szCs w:val="18"/>
        </w:rPr>
      </w:pPr>
      <w:r w:rsidRPr="00DD637F">
        <w:rPr>
          <w:sz w:val="18"/>
          <w:szCs w:val="18"/>
        </w:rPr>
        <w:t>Abbreviations: IQR</w:t>
      </w:r>
      <w:r w:rsidR="00D1115B" w:rsidRPr="00DD637F">
        <w:rPr>
          <w:sz w:val="18"/>
          <w:szCs w:val="18"/>
        </w:rPr>
        <w:t>:</w:t>
      </w:r>
      <w:r w:rsidRPr="00DD637F">
        <w:rPr>
          <w:sz w:val="18"/>
          <w:szCs w:val="18"/>
        </w:rPr>
        <w:t xml:space="preserve"> interquartile range; mmHg</w:t>
      </w:r>
      <w:r w:rsidR="00D1115B" w:rsidRPr="00DD637F">
        <w:rPr>
          <w:sz w:val="18"/>
          <w:szCs w:val="18"/>
        </w:rPr>
        <w:t>:</w:t>
      </w:r>
      <w:r w:rsidRPr="00DD637F">
        <w:rPr>
          <w:sz w:val="18"/>
          <w:szCs w:val="18"/>
        </w:rPr>
        <w:t xml:space="preserve"> millimeters of mercury</w:t>
      </w:r>
      <w:r w:rsidR="00D1115B" w:rsidRPr="00DD637F">
        <w:rPr>
          <w:sz w:val="18"/>
          <w:szCs w:val="18"/>
        </w:rPr>
        <w:t>;</w:t>
      </w:r>
      <w:r w:rsidRPr="00DD637F">
        <w:rPr>
          <w:sz w:val="18"/>
          <w:szCs w:val="18"/>
        </w:rPr>
        <w:t xml:space="preserve"> SBP, systolic blood pressure</w:t>
      </w:r>
      <w:r w:rsidR="00D1115B" w:rsidRPr="00DD637F">
        <w:rPr>
          <w:sz w:val="18"/>
          <w:szCs w:val="18"/>
        </w:rPr>
        <w:t>; DBP: diastolic blood pressure; BMI: body mass index; HS: high school.</w:t>
      </w:r>
    </w:p>
    <w:p w14:paraId="76E4ED24" w14:textId="07C3A15D" w:rsidR="00CF0275" w:rsidRPr="00DD637F" w:rsidRDefault="00CF0275" w:rsidP="00CF0275">
      <w:pPr>
        <w:rPr>
          <w:sz w:val="18"/>
          <w:szCs w:val="18"/>
        </w:rPr>
      </w:pPr>
      <w:r w:rsidRPr="00DD637F">
        <w:rPr>
          <w:sz w:val="18"/>
          <w:szCs w:val="18"/>
        </w:rPr>
        <w:t xml:space="preserve">Hypertension was defined as </w:t>
      </w:r>
      <w:proofErr w:type="spellStart"/>
      <w:r w:rsidRPr="00DD637F">
        <w:rPr>
          <w:sz w:val="18"/>
          <w:szCs w:val="18"/>
        </w:rPr>
        <w:t>predonation</w:t>
      </w:r>
      <w:proofErr w:type="spellEnd"/>
      <w:r w:rsidRPr="00DD637F">
        <w:rPr>
          <w:sz w:val="18"/>
          <w:szCs w:val="18"/>
        </w:rPr>
        <w:t xml:space="preserve"> documented use of antihypertensive therapy/history of hypertension (% missing)</w:t>
      </w:r>
    </w:p>
    <w:p w14:paraId="4BAFE0FF" w14:textId="6FEFD21C" w:rsidR="009B36F4" w:rsidRPr="00DD637F" w:rsidRDefault="009B36F4" w:rsidP="009B36F4"/>
    <w:p w14:paraId="5E5C7A80" w14:textId="1CD463EF" w:rsidR="001D7289" w:rsidRPr="00DD637F" w:rsidRDefault="001D7289">
      <w:r w:rsidRPr="00DD637F">
        <w:br w:type="page"/>
      </w:r>
    </w:p>
    <w:p w14:paraId="779186A7" w14:textId="7DF483F4" w:rsidR="00BF27A6" w:rsidRPr="00DD637F" w:rsidRDefault="00393172" w:rsidP="009B36F4">
      <w:pPr>
        <w:rPr>
          <w:b/>
          <w:bCs/>
        </w:rPr>
      </w:pPr>
      <w:r w:rsidRPr="00DD637F">
        <w:rPr>
          <w:b/>
          <w:bCs/>
          <w:noProof/>
        </w:rPr>
        <w:lastRenderedPageBreak/>
        <w:drawing>
          <wp:inline distT="0" distB="0" distL="0" distR="0" wp14:anchorId="28772A8B" wp14:editId="33941745">
            <wp:extent cx="5943600" cy="3669030"/>
            <wp:effectExtent l="0" t="0" r="0" b="7620"/>
            <wp:docPr id="33402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26154" name="Picture 3340261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4F50B24C" w14:textId="2B974B60" w:rsidR="00D27128" w:rsidRPr="00DD637F" w:rsidRDefault="00673FC8" w:rsidP="009B36F4">
      <w:pPr>
        <w:rPr>
          <w:b/>
          <w:bCs/>
        </w:rPr>
      </w:pPr>
      <w:commentRangeStart w:id="28"/>
      <w:r w:rsidRPr="00DD637F">
        <w:rPr>
          <w:b/>
          <w:bCs/>
        </w:rPr>
        <w:t xml:space="preserve">Figure 1. </w:t>
      </w:r>
      <w:commentRangeEnd w:id="28"/>
      <w:r w:rsidR="00D712BD" w:rsidRPr="00DD637F">
        <w:rPr>
          <w:rStyle w:val="CommentReference"/>
        </w:rPr>
        <w:commentReference w:id="28"/>
      </w:r>
      <w:r w:rsidRPr="00DD637F">
        <w:t xml:space="preserve"> Monthly</w:t>
      </w:r>
      <w:commentRangeStart w:id="29"/>
      <w:r w:rsidRPr="00DD637F">
        <w:t xml:space="preserve"> </w:t>
      </w:r>
      <w:r w:rsidR="00F8404E">
        <w:t>number</w:t>
      </w:r>
      <w:r w:rsidRPr="00DD637F">
        <w:t xml:space="preserve"> </w:t>
      </w:r>
      <w:commentRangeEnd w:id="29"/>
      <w:r w:rsidR="00413386">
        <w:rPr>
          <w:rStyle w:val="CommentReference"/>
        </w:rPr>
        <w:commentReference w:id="29"/>
      </w:r>
      <w:r w:rsidRPr="00DD637F">
        <w:t>of living kidney donation across time. Boxplots reflect the distribution of donations for the 12 months of each year. Bold line reflects the median, shaded box the interquartile range, and the tails 1.5 IQRs from the median, with outliers displayed as circles.</w:t>
      </w:r>
      <w:r w:rsidR="00A053B5" w:rsidRPr="00DD637F">
        <w:t xml:space="preserve"> Based on the median of each year, between-year donation</w:t>
      </w:r>
      <w:r w:rsidR="00746D06" w:rsidRPr="00DD637F">
        <w:t>s</w:t>
      </w:r>
      <w:r w:rsidR="00A053B5" w:rsidRPr="00DD637F">
        <w:t xml:space="preserve"> increased exponentially from 1987-2004, declined from 2004-2016, surged from 2017-2019</w:t>
      </w:r>
      <w:r w:rsidR="00393172" w:rsidRPr="00DD637F">
        <w:t>, and stagnated from 2020-2022</w:t>
      </w:r>
      <w:r w:rsidR="00A053B5" w:rsidRPr="00DD637F">
        <w:t xml:space="preserve">. However, </w:t>
      </w:r>
      <w:r w:rsidR="004F023C" w:rsidRPr="00DD637F">
        <w:t xml:space="preserve">based on the interquartile range, month-to-month variation in donation substantially increased over time. The interclass-correlation coefficient comparing between-year vs. within-year variation decreased from </w:t>
      </w:r>
      <w:r w:rsidR="001D7289" w:rsidRPr="00DD637F">
        <w:t>0.9</w:t>
      </w:r>
      <w:r w:rsidR="00393172" w:rsidRPr="00DD637F">
        <w:t>3</w:t>
      </w:r>
      <w:r w:rsidR="004F023C" w:rsidRPr="00DD637F">
        <w:t xml:space="preserve"> in the period 1987-2004 to </w:t>
      </w:r>
      <w:r w:rsidR="001D7289" w:rsidRPr="00DD637F">
        <w:t>0.</w:t>
      </w:r>
      <w:r w:rsidR="00393172" w:rsidRPr="00DD637F">
        <w:t>19</w:t>
      </w:r>
      <w:r w:rsidR="004F023C" w:rsidRPr="00DD637F">
        <w:t xml:space="preserve"> in the period 2005-</w:t>
      </w:r>
      <w:r w:rsidR="00393172" w:rsidRPr="00DD637F">
        <w:t>2023</w:t>
      </w:r>
      <w:r w:rsidR="004F023C" w:rsidRPr="00DD637F">
        <w:t>.</w:t>
      </w:r>
    </w:p>
    <w:p w14:paraId="37441DC1" w14:textId="4B36412A" w:rsidR="005C72EA" w:rsidRPr="00DD637F" w:rsidRDefault="005C72EA" w:rsidP="009B36F4">
      <w:pPr>
        <w:rPr>
          <w:b/>
          <w:bCs/>
        </w:rPr>
      </w:pPr>
    </w:p>
    <w:p w14:paraId="7B6ED01B" w14:textId="65329291" w:rsidR="005C72EA" w:rsidRPr="00DD637F" w:rsidRDefault="005C72EA" w:rsidP="009B36F4">
      <w:pPr>
        <w:rPr>
          <w:b/>
          <w:bCs/>
        </w:rPr>
      </w:pPr>
    </w:p>
    <w:p w14:paraId="602DC121" w14:textId="565703E0" w:rsidR="005C72EA" w:rsidRPr="00DD637F" w:rsidRDefault="005C72EA" w:rsidP="009B36F4">
      <w:pPr>
        <w:rPr>
          <w:b/>
          <w:bCs/>
        </w:rPr>
      </w:pPr>
    </w:p>
    <w:p w14:paraId="633C9000" w14:textId="256D31DC" w:rsidR="005C72EA" w:rsidRPr="00DD637F" w:rsidRDefault="005C72EA" w:rsidP="009B36F4">
      <w:pPr>
        <w:rPr>
          <w:b/>
          <w:bCs/>
        </w:rPr>
      </w:pPr>
    </w:p>
    <w:p w14:paraId="691E80F0" w14:textId="524563FC" w:rsidR="005C72EA" w:rsidRPr="00DD637F" w:rsidRDefault="005C72EA" w:rsidP="009B36F4">
      <w:pPr>
        <w:rPr>
          <w:b/>
          <w:bCs/>
        </w:rPr>
      </w:pPr>
    </w:p>
    <w:p w14:paraId="4B198A7F" w14:textId="2DE2FCB6" w:rsidR="005C72EA" w:rsidRPr="00DD637F" w:rsidRDefault="005C72EA" w:rsidP="009B36F4">
      <w:pPr>
        <w:rPr>
          <w:b/>
          <w:bCs/>
        </w:rPr>
      </w:pPr>
    </w:p>
    <w:p w14:paraId="78058C09" w14:textId="07DA1EC6" w:rsidR="005C72EA" w:rsidRPr="00DD637F" w:rsidRDefault="005C72EA" w:rsidP="009B36F4">
      <w:pPr>
        <w:rPr>
          <w:b/>
          <w:bCs/>
        </w:rPr>
      </w:pPr>
    </w:p>
    <w:p w14:paraId="55DB3BD0" w14:textId="56928901" w:rsidR="005C72EA" w:rsidRPr="00DD637F" w:rsidRDefault="005C72EA" w:rsidP="009B36F4">
      <w:pPr>
        <w:rPr>
          <w:b/>
          <w:bCs/>
        </w:rPr>
      </w:pPr>
    </w:p>
    <w:p w14:paraId="4E9EE186" w14:textId="403EBCAD" w:rsidR="005C72EA" w:rsidRPr="00DD637F" w:rsidRDefault="005C72EA" w:rsidP="009B36F4">
      <w:pPr>
        <w:rPr>
          <w:b/>
          <w:bCs/>
        </w:rPr>
      </w:pPr>
    </w:p>
    <w:p w14:paraId="5230C944" w14:textId="36DF9C9F" w:rsidR="005C72EA" w:rsidRPr="00DD637F" w:rsidRDefault="004F023C" w:rsidP="009B36F4">
      <w:pPr>
        <w:rPr>
          <w:b/>
          <w:bCs/>
        </w:rPr>
      </w:pPr>
      <w:r w:rsidRPr="00DD637F">
        <w:rPr>
          <w:b/>
          <w:bCs/>
        </w:rPr>
        <w:br w:type="column"/>
      </w:r>
    </w:p>
    <w:p w14:paraId="60D00601" w14:textId="2960F0B4" w:rsidR="00B74A18" w:rsidRPr="00DD637F" w:rsidRDefault="00746D06" w:rsidP="009B36F4">
      <w:pPr>
        <w:rPr>
          <w:b/>
          <w:bCs/>
        </w:rPr>
      </w:pPr>
      <w:r w:rsidRPr="00DD637F">
        <w:rPr>
          <w:b/>
          <w:bCs/>
          <w:noProof/>
        </w:rPr>
        <w:drawing>
          <wp:inline distT="0" distB="0" distL="0" distR="0" wp14:anchorId="06FEFF7D" wp14:editId="3845D13B">
            <wp:extent cx="5943600" cy="3669030"/>
            <wp:effectExtent l="0" t="0" r="0" b="7620"/>
            <wp:docPr id="1116563234"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63234" name="Picture 2"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64670ED8" w14:textId="77777777" w:rsidR="005C72EA" w:rsidRPr="00DD637F" w:rsidRDefault="005C72EA" w:rsidP="009B36F4">
      <w:pPr>
        <w:rPr>
          <w:b/>
          <w:bCs/>
        </w:rPr>
      </w:pPr>
    </w:p>
    <w:p w14:paraId="02EA3B3D" w14:textId="1724B750" w:rsidR="005C72EA" w:rsidRPr="00DD637F" w:rsidRDefault="00673FC8" w:rsidP="00B74A18">
      <w:commentRangeStart w:id="30"/>
      <w:r w:rsidRPr="00DD637F">
        <w:rPr>
          <w:b/>
          <w:bCs/>
        </w:rPr>
        <w:t xml:space="preserve">Figure 2. </w:t>
      </w:r>
      <w:commentRangeEnd w:id="30"/>
      <w:r w:rsidR="00C967EC" w:rsidRPr="00DD637F">
        <w:rPr>
          <w:rStyle w:val="CommentReference"/>
        </w:rPr>
        <w:commentReference w:id="30"/>
      </w:r>
      <w:r w:rsidR="00D27128" w:rsidRPr="00DD637F">
        <w:t xml:space="preserve">Average living kidney donations per month by decade for related and unrelated donors. </w:t>
      </w:r>
      <w:r w:rsidR="0047674F" w:rsidRPr="00DD637F">
        <w:t xml:space="preserve">Each data point reflects the mean number of donations </w:t>
      </w:r>
      <w:r w:rsidR="00EA0F10" w:rsidRPr="00DD637F">
        <w:t xml:space="preserve">in the month over the years of the labelled </w:t>
      </w:r>
      <w:proofErr w:type="gramStart"/>
      <w:r w:rsidR="00EA0F10" w:rsidRPr="00DD637F">
        <w:t>time period</w:t>
      </w:r>
      <w:proofErr w:type="gramEnd"/>
      <w:r w:rsidR="00EA0F10" w:rsidRPr="00DD637F">
        <w:t>.</w:t>
      </w:r>
      <w:r w:rsidR="001E3ABB" w:rsidRPr="00DD637F">
        <w:t xml:space="preserve"> Summer donations for related donors were </w:t>
      </w:r>
      <w:r w:rsidR="00746D06" w:rsidRPr="00DD637F">
        <w:t>49</w:t>
      </w:r>
      <w:r w:rsidR="001E3ABB" w:rsidRPr="00DD637F">
        <w:t xml:space="preserve"> </w:t>
      </w:r>
      <w:r w:rsidR="00E6441A" w:rsidRPr="00DD637F">
        <w:t>donations per month (2</w:t>
      </w:r>
      <w:r w:rsidR="00746D06" w:rsidRPr="00DD637F">
        <w:t>3</w:t>
      </w:r>
      <w:r w:rsidR="00E6441A" w:rsidRPr="00DD637F">
        <w:t>%)</w:t>
      </w:r>
      <w:r w:rsidR="001E3ABB" w:rsidRPr="00DD637F">
        <w:t xml:space="preserve"> higher than non-</w:t>
      </w:r>
      <w:r w:rsidR="001D7289" w:rsidRPr="00DD637F">
        <w:t>summer</w:t>
      </w:r>
      <w:r w:rsidR="001E3ABB" w:rsidRPr="00DD637F">
        <w:t xml:space="preserve"> donations </w:t>
      </w:r>
      <w:r w:rsidR="00746D06" w:rsidRPr="00DD637F">
        <w:t>prior to 2000</w:t>
      </w:r>
      <w:r w:rsidR="001E3ABB" w:rsidRPr="00DD637F">
        <w:t xml:space="preserve">, </w:t>
      </w:r>
      <w:r w:rsidR="00E6441A" w:rsidRPr="00DD637F">
        <w:t>54</w:t>
      </w:r>
      <w:r w:rsidR="001E3ABB" w:rsidRPr="00DD637F">
        <w:t xml:space="preserve"> (</w:t>
      </w:r>
      <w:r w:rsidR="00E6441A" w:rsidRPr="00DD637F">
        <w:t>16</w:t>
      </w:r>
      <w:r w:rsidR="001E3ABB" w:rsidRPr="00DD637F">
        <w:t xml:space="preserve">%) higher in the 2000s, </w:t>
      </w:r>
      <w:r w:rsidR="00E6441A" w:rsidRPr="00DD637F">
        <w:t>3</w:t>
      </w:r>
      <w:r w:rsidR="006003C8" w:rsidRPr="00DD637F">
        <w:t>4</w:t>
      </w:r>
      <w:r w:rsidR="001E3ABB" w:rsidRPr="00DD637F">
        <w:t xml:space="preserve"> (</w:t>
      </w:r>
      <w:r w:rsidR="00E6441A" w:rsidRPr="00DD637F">
        <w:t>1</w:t>
      </w:r>
      <w:r w:rsidR="006003C8" w:rsidRPr="00DD637F">
        <w:t>4</w:t>
      </w:r>
      <w:r w:rsidR="001E3ABB" w:rsidRPr="00DD637F">
        <w:t>%) higher in the 2010s</w:t>
      </w:r>
      <w:r w:rsidR="006003C8" w:rsidRPr="00DD637F">
        <w:t>, and 38 (20%) higher in the 2020’s</w:t>
      </w:r>
      <w:r w:rsidR="001E3ABB" w:rsidRPr="00DD637F">
        <w:t xml:space="preserve">. For unrelated donors these numbers were </w:t>
      </w:r>
      <w:r w:rsidR="00746D06" w:rsidRPr="00DD637F">
        <w:t xml:space="preserve">6 </w:t>
      </w:r>
      <w:r w:rsidR="00E6441A" w:rsidRPr="00DD637F">
        <w:t>donation</w:t>
      </w:r>
      <w:r w:rsidR="00746D06" w:rsidRPr="00DD637F">
        <w:t>s</w:t>
      </w:r>
      <w:r w:rsidR="00E6441A" w:rsidRPr="00DD637F">
        <w:t xml:space="preserve"> per month </w:t>
      </w:r>
      <w:r w:rsidR="001E3ABB" w:rsidRPr="00DD637F">
        <w:t>(</w:t>
      </w:r>
      <w:r w:rsidR="00E6441A" w:rsidRPr="00DD637F">
        <w:t>1</w:t>
      </w:r>
      <w:r w:rsidR="00746D06" w:rsidRPr="00DD637F">
        <w:t>9</w:t>
      </w:r>
      <w:r w:rsidR="001E3ABB" w:rsidRPr="00DD637F">
        <w:t xml:space="preserve">%) higher </w:t>
      </w:r>
      <w:r w:rsidR="00746D06" w:rsidRPr="00DD637F">
        <w:t>prior to 2000</w:t>
      </w:r>
      <w:r w:rsidR="001E3ABB" w:rsidRPr="00DD637F">
        <w:t xml:space="preserve">, </w:t>
      </w:r>
      <w:r w:rsidR="00E6441A" w:rsidRPr="00DD637F">
        <w:t>17</w:t>
      </w:r>
      <w:r w:rsidR="001E3ABB" w:rsidRPr="00DD637F">
        <w:t xml:space="preserve"> (</w:t>
      </w:r>
      <w:r w:rsidR="00E6441A" w:rsidRPr="00DD637F">
        <w:t>10</w:t>
      </w:r>
      <w:r w:rsidR="001E3ABB" w:rsidRPr="00DD637F">
        <w:t xml:space="preserve">%) higher in the 2000s, </w:t>
      </w:r>
      <w:r w:rsidR="006003C8" w:rsidRPr="00DD637F">
        <w:t>22</w:t>
      </w:r>
      <w:r w:rsidR="001E3ABB" w:rsidRPr="00DD637F">
        <w:t xml:space="preserve"> (</w:t>
      </w:r>
      <w:r w:rsidR="00E6441A" w:rsidRPr="00DD637F">
        <w:t>1</w:t>
      </w:r>
      <w:r w:rsidR="006003C8" w:rsidRPr="00DD637F">
        <w:t>1</w:t>
      </w:r>
      <w:r w:rsidR="001E3ABB" w:rsidRPr="00DD637F">
        <w:t>%) higher in the 2010s</w:t>
      </w:r>
      <w:r w:rsidR="006003C8" w:rsidRPr="00DD637F">
        <w:t>, and 42 (20%) higher in the 2020’s</w:t>
      </w:r>
      <w:r w:rsidR="001E3ABB" w:rsidRPr="00DD637F">
        <w:t>.</w:t>
      </w:r>
    </w:p>
    <w:p w14:paraId="69C98BAB" w14:textId="77777777" w:rsidR="005C72EA" w:rsidRPr="00DD637F" w:rsidRDefault="005C72EA" w:rsidP="00B74A18">
      <w:pPr>
        <w:rPr>
          <w:b/>
          <w:bCs/>
        </w:rPr>
      </w:pPr>
    </w:p>
    <w:p w14:paraId="3EE4BCB2" w14:textId="77777777" w:rsidR="005C72EA" w:rsidRPr="00DD637F" w:rsidRDefault="005C72EA" w:rsidP="00B74A18">
      <w:pPr>
        <w:rPr>
          <w:b/>
          <w:bCs/>
        </w:rPr>
      </w:pPr>
    </w:p>
    <w:p w14:paraId="574E185E" w14:textId="77777777" w:rsidR="005C72EA" w:rsidRPr="00DD637F" w:rsidRDefault="005C72EA" w:rsidP="00B74A18">
      <w:pPr>
        <w:rPr>
          <w:b/>
          <w:bCs/>
        </w:rPr>
      </w:pPr>
    </w:p>
    <w:p w14:paraId="0FEBA1AC" w14:textId="77777777" w:rsidR="005C72EA" w:rsidRPr="00DD637F" w:rsidRDefault="005C72EA" w:rsidP="00B74A18">
      <w:pPr>
        <w:rPr>
          <w:b/>
          <w:bCs/>
        </w:rPr>
      </w:pPr>
    </w:p>
    <w:p w14:paraId="4276133F" w14:textId="77777777" w:rsidR="005C72EA" w:rsidRPr="00DD637F" w:rsidRDefault="005C72EA" w:rsidP="00B74A18">
      <w:pPr>
        <w:rPr>
          <w:b/>
          <w:bCs/>
        </w:rPr>
      </w:pPr>
    </w:p>
    <w:p w14:paraId="49CE34AC" w14:textId="77777777" w:rsidR="005C72EA" w:rsidRPr="00DD637F" w:rsidRDefault="005C72EA" w:rsidP="00B74A18">
      <w:pPr>
        <w:rPr>
          <w:b/>
          <w:bCs/>
        </w:rPr>
      </w:pPr>
    </w:p>
    <w:p w14:paraId="2F65B33D" w14:textId="77777777" w:rsidR="005C72EA" w:rsidRPr="00DD637F" w:rsidRDefault="005C72EA" w:rsidP="00B74A18">
      <w:pPr>
        <w:rPr>
          <w:b/>
          <w:bCs/>
        </w:rPr>
      </w:pPr>
    </w:p>
    <w:p w14:paraId="0DD2ED48" w14:textId="77777777" w:rsidR="005C72EA" w:rsidRPr="00DD637F" w:rsidRDefault="005C72EA" w:rsidP="00B74A18">
      <w:pPr>
        <w:rPr>
          <w:b/>
          <w:bCs/>
        </w:rPr>
      </w:pPr>
    </w:p>
    <w:p w14:paraId="54A5A3F9" w14:textId="77777777" w:rsidR="005C72EA" w:rsidRPr="00DD637F" w:rsidRDefault="005C72EA" w:rsidP="00B74A18">
      <w:pPr>
        <w:rPr>
          <w:b/>
          <w:bCs/>
        </w:rPr>
      </w:pPr>
    </w:p>
    <w:p w14:paraId="4BE2E76B" w14:textId="77777777" w:rsidR="005C72EA" w:rsidRPr="00DD637F" w:rsidRDefault="005C72EA" w:rsidP="00B74A18">
      <w:pPr>
        <w:rPr>
          <w:b/>
          <w:bCs/>
        </w:rPr>
      </w:pPr>
    </w:p>
    <w:p w14:paraId="2EDF535D" w14:textId="393DABF3" w:rsidR="009B36F4" w:rsidRPr="00DD637F" w:rsidRDefault="00597629" w:rsidP="009B36F4">
      <w:r w:rsidRPr="00DD637F">
        <w:rPr>
          <w:noProof/>
        </w:rPr>
        <w:drawing>
          <wp:inline distT="0" distB="0" distL="0" distR="0" wp14:anchorId="0DFA6152" wp14:editId="6B4C1B55">
            <wp:extent cx="5943600" cy="4389120"/>
            <wp:effectExtent l="0" t="0" r="0" b="0"/>
            <wp:docPr id="1031935702" name="Picture 6" descr="A graph showing the amount of income per mon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5702" name="Picture 6" descr="A graph showing the amount of income per mont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14:paraId="488DED7A" w14:textId="5D75DA03" w:rsidR="009B36F4" w:rsidRPr="00DD637F" w:rsidRDefault="00435C3D" w:rsidP="009B36F4">
      <w:commentRangeStart w:id="31"/>
      <w:commentRangeStart w:id="32"/>
      <w:r w:rsidRPr="00DD637F">
        <w:rPr>
          <w:b/>
          <w:bCs/>
        </w:rPr>
        <w:t>Figure 3A</w:t>
      </w:r>
      <w:commentRangeEnd w:id="31"/>
      <w:r w:rsidR="00731C32">
        <w:rPr>
          <w:rStyle w:val="CommentReference"/>
        </w:rPr>
        <w:commentReference w:id="31"/>
      </w:r>
      <w:r w:rsidRPr="00DD637F">
        <w:t xml:space="preserve">. </w:t>
      </w:r>
      <w:commentRangeEnd w:id="32"/>
      <w:r w:rsidR="00647FCE" w:rsidRPr="00DD637F">
        <w:rPr>
          <w:rStyle w:val="CommentReference"/>
        </w:rPr>
        <w:commentReference w:id="32"/>
      </w:r>
      <w:r w:rsidR="009B36F4" w:rsidRPr="00DD637F">
        <w:t xml:space="preserve">Incidence rate ratio of living kidney donation by biological relatives based on month of donation. The dot reflects the IRR relative to January and error bars represent the 95% confidence interval. Orange reflects the highest income </w:t>
      </w:r>
      <w:proofErr w:type="spellStart"/>
      <w:r w:rsidR="009B36F4" w:rsidRPr="00DD637F">
        <w:t>tertile</w:t>
      </w:r>
      <w:proofErr w:type="spellEnd"/>
      <w:r w:rsidR="009B36F4" w:rsidRPr="00DD637F">
        <w:t xml:space="preserve"> ($</w:t>
      </w:r>
      <w:r w:rsidR="00015AF5" w:rsidRPr="00DD637F">
        <w:t>84,220</w:t>
      </w:r>
      <w:r w:rsidR="009B36F4" w:rsidRPr="00DD637F">
        <w:t xml:space="preserve">+), green the middle </w:t>
      </w:r>
      <w:proofErr w:type="spellStart"/>
      <w:r w:rsidR="009B36F4" w:rsidRPr="00DD637F">
        <w:t>tertile</w:t>
      </w:r>
      <w:proofErr w:type="spellEnd"/>
      <w:r w:rsidR="009B36F4" w:rsidRPr="00DD637F">
        <w:t xml:space="preserve"> ($</w:t>
      </w:r>
      <w:r w:rsidR="00015AF5" w:rsidRPr="00DD637F">
        <w:t>60,599</w:t>
      </w:r>
      <w:r w:rsidR="009B36F4" w:rsidRPr="00DD637F">
        <w:t>-$</w:t>
      </w:r>
      <w:r w:rsidR="00015AF5" w:rsidRPr="00DD637F">
        <w:t>84,220</w:t>
      </w:r>
      <w:r w:rsidR="009B36F4" w:rsidRPr="00DD637F">
        <w:t xml:space="preserve">), and blue the lowest </w:t>
      </w:r>
      <w:proofErr w:type="spellStart"/>
      <w:r w:rsidR="009B36F4" w:rsidRPr="00DD637F">
        <w:t>tertile</w:t>
      </w:r>
      <w:proofErr w:type="spellEnd"/>
      <w:r w:rsidR="009B36F4" w:rsidRPr="00DD637F">
        <w:t xml:space="preserve"> (&lt;$</w:t>
      </w:r>
      <w:r w:rsidR="00015AF5" w:rsidRPr="00DD637F">
        <w:t>60,599</w:t>
      </w:r>
      <w:r w:rsidR="009B36F4" w:rsidRPr="00DD637F">
        <w:t>).</w:t>
      </w:r>
    </w:p>
    <w:p w14:paraId="3CBFDFFF" w14:textId="77777777" w:rsidR="005C72EA" w:rsidRPr="00DD637F" w:rsidRDefault="005C72EA" w:rsidP="009B36F4"/>
    <w:p w14:paraId="48E56891" w14:textId="77777777" w:rsidR="005C72EA" w:rsidRPr="00DD637F" w:rsidRDefault="005C72EA" w:rsidP="009B36F4"/>
    <w:p w14:paraId="49C00EF0" w14:textId="77777777" w:rsidR="005C72EA" w:rsidRPr="00DD637F" w:rsidRDefault="005C72EA" w:rsidP="009B36F4"/>
    <w:p w14:paraId="5D589B94" w14:textId="77777777" w:rsidR="005C72EA" w:rsidRPr="00DD637F" w:rsidRDefault="005C72EA" w:rsidP="009B36F4"/>
    <w:p w14:paraId="054CB9F3" w14:textId="77777777" w:rsidR="005C72EA" w:rsidRPr="00DD637F" w:rsidRDefault="005C72EA" w:rsidP="009B36F4"/>
    <w:p w14:paraId="1938DDC6" w14:textId="77777777" w:rsidR="005C72EA" w:rsidRPr="00DD637F" w:rsidRDefault="005C72EA" w:rsidP="009B36F4"/>
    <w:p w14:paraId="70D95EE6" w14:textId="77777777" w:rsidR="005C72EA" w:rsidRPr="00DD637F" w:rsidRDefault="005C72EA" w:rsidP="009B36F4"/>
    <w:p w14:paraId="39C1DFA9" w14:textId="77777777" w:rsidR="005C72EA" w:rsidRPr="00DD637F" w:rsidRDefault="005C72EA" w:rsidP="009B36F4"/>
    <w:p w14:paraId="7EDC1B33" w14:textId="77777777" w:rsidR="005C72EA" w:rsidRPr="00DD637F" w:rsidRDefault="005C72EA" w:rsidP="009B36F4"/>
    <w:p w14:paraId="3E8D639D" w14:textId="77777777" w:rsidR="005C72EA" w:rsidRPr="00DD637F" w:rsidRDefault="005C72EA" w:rsidP="009B36F4"/>
    <w:p w14:paraId="6E4AC635" w14:textId="18C4E4AD" w:rsidR="009B36F4" w:rsidRPr="00DD637F" w:rsidRDefault="00597629" w:rsidP="009B36F4">
      <w:r w:rsidRPr="00DD637F">
        <w:rPr>
          <w:noProof/>
        </w:rPr>
        <w:drawing>
          <wp:inline distT="0" distB="0" distL="0" distR="0" wp14:anchorId="54858D6C" wp14:editId="7F94075F">
            <wp:extent cx="5943600" cy="4297680"/>
            <wp:effectExtent l="0" t="0" r="0" b="7620"/>
            <wp:docPr id="997363261" name="Picture 8" descr="A graph showing the number of incom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63261" name="Picture 8" descr="A graph showing the number of income leve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45A2CBD3" w14:textId="6CEBB222" w:rsidR="009B36F4" w:rsidRPr="00DD637F" w:rsidRDefault="00CF0275" w:rsidP="00CF0275">
      <w:r w:rsidRPr="00DD637F">
        <w:rPr>
          <w:b/>
          <w:bCs/>
        </w:rPr>
        <w:t>Figure 3B</w:t>
      </w:r>
      <w:r w:rsidR="00435C3D" w:rsidRPr="00DD637F">
        <w:t xml:space="preserve">. </w:t>
      </w:r>
      <w:r w:rsidR="009B36F4" w:rsidRPr="00DD637F">
        <w:t xml:space="preserve">Incidence rate ratio of living kidney donation by nonrelatives based on month of donation. The dot reflects the IRR relative to January and error bars represent the 95% confidence interval. Orange reflects the highest income </w:t>
      </w:r>
      <w:proofErr w:type="spellStart"/>
      <w:r w:rsidR="009B36F4" w:rsidRPr="00DD637F">
        <w:t>tertile</w:t>
      </w:r>
      <w:proofErr w:type="spellEnd"/>
      <w:r w:rsidR="009B36F4" w:rsidRPr="00DD637F">
        <w:t xml:space="preserve"> ($</w:t>
      </w:r>
      <w:r w:rsidR="00015AF5" w:rsidRPr="00DD637F">
        <w:t>84,220</w:t>
      </w:r>
      <w:r w:rsidR="009B36F4" w:rsidRPr="00DD637F">
        <w:t xml:space="preserve">+), green the middle </w:t>
      </w:r>
      <w:proofErr w:type="spellStart"/>
      <w:r w:rsidR="009B36F4" w:rsidRPr="00DD637F">
        <w:t>tertile</w:t>
      </w:r>
      <w:proofErr w:type="spellEnd"/>
      <w:r w:rsidR="009B36F4" w:rsidRPr="00DD637F">
        <w:t xml:space="preserve"> ($</w:t>
      </w:r>
      <w:r w:rsidR="00015AF5" w:rsidRPr="00DD637F">
        <w:t>60,599</w:t>
      </w:r>
      <w:r w:rsidR="009B36F4" w:rsidRPr="00DD637F">
        <w:t>-$</w:t>
      </w:r>
      <w:r w:rsidR="00015AF5" w:rsidRPr="00DD637F">
        <w:t>84,220</w:t>
      </w:r>
      <w:r w:rsidR="009B36F4" w:rsidRPr="00DD637F">
        <w:t xml:space="preserve">), and blue the lowest </w:t>
      </w:r>
      <w:proofErr w:type="spellStart"/>
      <w:r w:rsidR="009B36F4" w:rsidRPr="00DD637F">
        <w:t>tertile</w:t>
      </w:r>
      <w:proofErr w:type="spellEnd"/>
      <w:r w:rsidR="009B36F4" w:rsidRPr="00DD637F">
        <w:t xml:space="preserve"> (&lt;$</w:t>
      </w:r>
      <w:r w:rsidR="00015AF5" w:rsidRPr="00DD637F">
        <w:t>60,599</w:t>
      </w:r>
      <w:r w:rsidR="009B36F4" w:rsidRPr="00DD637F">
        <w:t>).</w:t>
      </w:r>
    </w:p>
    <w:p w14:paraId="11723F23" w14:textId="77777777" w:rsidR="009B36F4" w:rsidRPr="00DD637F" w:rsidRDefault="009B36F4" w:rsidP="009B36F4"/>
    <w:p w14:paraId="66ECE141" w14:textId="77777777" w:rsidR="009B36F4" w:rsidRPr="00DD637F" w:rsidRDefault="009B36F4" w:rsidP="009B36F4"/>
    <w:p w14:paraId="288A55A7" w14:textId="77777777" w:rsidR="009B36F4" w:rsidRPr="00DD637F" w:rsidRDefault="009B36F4" w:rsidP="009B36F4"/>
    <w:p w14:paraId="5E04B5BE" w14:textId="77777777" w:rsidR="009B36F4" w:rsidRPr="00DD637F" w:rsidRDefault="009B36F4" w:rsidP="009B36F4"/>
    <w:p w14:paraId="75BD1E33" w14:textId="77777777" w:rsidR="009B36F4" w:rsidRPr="00DD637F" w:rsidRDefault="009B36F4" w:rsidP="009B36F4"/>
    <w:p w14:paraId="733C851B" w14:textId="77777777" w:rsidR="009B36F4" w:rsidRPr="00DD637F" w:rsidRDefault="009B36F4" w:rsidP="009B36F4"/>
    <w:bookmarkEnd w:id="1"/>
    <w:p w14:paraId="5B4BF5D5" w14:textId="77777777" w:rsidR="009B36F4" w:rsidRPr="00DD637F" w:rsidRDefault="009B36F4" w:rsidP="009B36F4"/>
    <w:p w14:paraId="0C22C16D" w14:textId="77777777" w:rsidR="009B36F4" w:rsidRPr="00DD637F" w:rsidRDefault="009B36F4" w:rsidP="009B36F4">
      <w:pPr>
        <w:spacing w:line="480" w:lineRule="auto"/>
        <w:rPr>
          <w:u w:val="single"/>
        </w:rPr>
      </w:pPr>
      <w:r w:rsidRPr="00DD637F">
        <w:rPr>
          <w:u w:val="single"/>
        </w:rPr>
        <w:br w:type="column"/>
      </w:r>
      <w:commentRangeStart w:id="33"/>
      <w:commentRangeStart w:id="34"/>
      <w:r w:rsidRPr="00DD637F">
        <w:rPr>
          <w:u w:val="single"/>
        </w:rPr>
        <w:lastRenderedPageBreak/>
        <w:t>REFERENCES</w:t>
      </w:r>
      <w:commentRangeEnd w:id="33"/>
      <w:r w:rsidR="00986DF3" w:rsidRPr="00DD637F">
        <w:rPr>
          <w:rStyle w:val="CommentReference"/>
        </w:rPr>
        <w:commentReference w:id="33"/>
      </w:r>
      <w:commentRangeEnd w:id="34"/>
      <w:r w:rsidR="0036763F">
        <w:rPr>
          <w:rStyle w:val="CommentReference"/>
        </w:rPr>
        <w:commentReference w:id="34"/>
      </w:r>
    </w:p>
    <w:p w14:paraId="3769E99E" w14:textId="77777777" w:rsidR="00625700" w:rsidRPr="00625700" w:rsidRDefault="009B36F4" w:rsidP="00625700">
      <w:pPr>
        <w:pStyle w:val="EndNoteBibliography"/>
        <w:spacing w:after="0"/>
      </w:pPr>
      <w:r w:rsidRPr="00DD637F">
        <w:fldChar w:fldCharType="begin"/>
      </w:r>
      <w:r w:rsidRPr="00DD637F">
        <w:instrText xml:space="preserve"> ADDIN EN.REFLIST </w:instrText>
      </w:r>
      <w:r w:rsidRPr="00DD637F">
        <w:fldChar w:fldCharType="separate"/>
      </w:r>
      <w:r w:rsidR="00625700" w:rsidRPr="00625700">
        <w:t>1.</w:t>
      </w:r>
      <w:r w:rsidR="00625700" w:rsidRPr="00625700">
        <w:tab/>
        <w:t>Ratner LE, Ciseck LJ, Moore RG, Cigarroa FG, Kaufman HS, Kavoussi LR. Laparoscopic live donor nephrectomy. Transplantation. 1995;60(9):1047-9.</w:t>
      </w:r>
    </w:p>
    <w:p w14:paraId="27527AA9" w14:textId="77777777" w:rsidR="00625700" w:rsidRPr="00625700" w:rsidRDefault="00625700" w:rsidP="00625700">
      <w:pPr>
        <w:pStyle w:val="EndNoteBibliography"/>
        <w:spacing w:after="0"/>
      </w:pPr>
      <w:r w:rsidRPr="00625700">
        <w:t>2.</w:t>
      </w:r>
      <w:r w:rsidRPr="00625700">
        <w:tab/>
        <w:t>Al Ammary F, Bowring MG, Massie AB, Yu S, Waldram MM, Garonzik-Wang J, et al. The changing landscape of live kidney donation in the United States from 2005 to 2017. Am J Transplant. 2019;19(9):2614-21.</w:t>
      </w:r>
    </w:p>
    <w:p w14:paraId="5B193DE4" w14:textId="77777777" w:rsidR="00625700" w:rsidRPr="00625700" w:rsidRDefault="00625700" w:rsidP="00625700">
      <w:pPr>
        <w:pStyle w:val="EndNoteBibliography"/>
        <w:spacing w:after="0"/>
      </w:pPr>
      <w:r w:rsidRPr="00625700">
        <w:t>3.</w:t>
      </w:r>
      <w:r w:rsidRPr="00625700">
        <w:tab/>
        <w:t>Al Ammary F, Yu Y, Ferzola A, Motter JD, Massie AB, Yu S, et al. The first increase in live kidney donation in the United States in 15 years. Am J Transplant. 2020.</w:t>
      </w:r>
    </w:p>
    <w:p w14:paraId="1FA524DD" w14:textId="77777777" w:rsidR="00625700" w:rsidRPr="00625700" w:rsidRDefault="00625700" w:rsidP="00625700">
      <w:pPr>
        <w:pStyle w:val="EndNoteBibliography"/>
        <w:spacing w:after="0"/>
      </w:pPr>
      <w:r w:rsidRPr="00625700">
        <w:t>4.</w:t>
      </w:r>
      <w:r w:rsidRPr="00625700">
        <w:tab/>
        <w:t>Obi Y, Kalantar-Zadeh K, Streja E, Rhee CM, Reddy UG, Soohoo M, et al. Seasonal variations in transition, mortality and kidney transplantation among patients with end-stage renal disease in the USA. Nephrol Dial Transplant. 2017;32(suppl_2):ii99-ii105.</w:t>
      </w:r>
    </w:p>
    <w:p w14:paraId="6CF4A341" w14:textId="77777777" w:rsidR="00625700" w:rsidRPr="00625700" w:rsidRDefault="00625700" w:rsidP="00625700">
      <w:pPr>
        <w:pStyle w:val="EndNoteBibliography"/>
        <w:spacing w:after="0"/>
      </w:pPr>
      <w:r w:rsidRPr="00625700">
        <w:t>5.</w:t>
      </w:r>
      <w:r w:rsidRPr="00625700">
        <w:tab/>
        <w:t>Massie AB, Kucirka LM, Segev DL. Big data in organ transplantation: registries and administrative claims. Am J Transplant. 2014;14(8):1723-30.</w:t>
      </w:r>
    </w:p>
    <w:p w14:paraId="6FA24D69" w14:textId="77777777" w:rsidR="00625700" w:rsidRPr="00625700" w:rsidRDefault="00625700" w:rsidP="00625700">
      <w:pPr>
        <w:pStyle w:val="EndNoteBibliography"/>
        <w:spacing w:after="0"/>
      </w:pPr>
      <w:r w:rsidRPr="00625700">
        <w:t>6.</w:t>
      </w:r>
      <w:r w:rsidRPr="00625700">
        <w:tab/>
        <w:t>ACS 5-Year Estimates Subject Tables: Median Income in the Past 12 Months. 2021 ed: U.S. Census Bureau.</w:t>
      </w:r>
    </w:p>
    <w:p w14:paraId="211B9AB3" w14:textId="77777777" w:rsidR="00625700" w:rsidRPr="00625700" w:rsidRDefault="00625700" w:rsidP="00625700">
      <w:pPr>
        <w:pStyle w:val="EndNoteBibliography"/>
        <w:spacing w:after="0"/>
      </w:pPr>
      <w:r w:rsidRPr="00625700">
        <w:t>7.</w:t>
      </w:r>
      <w:r w:rsidRPr="00625700">
        <w:tab/>
        <w:t>Mohan S, King KL, Husain SA, Schold JD. COVID-19-Associated Mortality among Kidney Transplant Recipients and Candidates in the United States. Clin J Am Soc Nephrol. 2021;16(11):1695-703.</w:t>
      </w:r>
    </w:p>
    <w:p w14:paraId="4ADB24C0" w14:textId="77777777" w:rsidR="00625700" w:rsidRPr="00625700" w:rsidRDefault="00625700" w:rsidP="00625700">
      <w:pPr>
        <w:pStyle w:val="EndNoteBibliography"/>
      </w:pPr>
      <w:r w:rsidRPr="00625700">
        <w:t>8.</w:t>
      </w:r>
      <w:r w:rsidRPr="00625700">
        <w:tab/>
        <w:t>Perez Fernandez M, Martinez Miguel P, Ying H, Haugen CE, Chu NM, Rodriguez Puyol DM, et al. Comorbidity, Frailty, and Waitlist Mortality among Kidney Transplant Candidates of All Ages. Am J Nephrol. 2019;49(2):103-10.</w:t>
      </w:r>
    </w:p>
    <w:p w14:paraId="77E8AC50" w14:textId="1F7AF379" w:rsidR="002662E9" w:rsidRPr="00DD637F" w:rsidRDefault="009B36F4" w:rsidP="00625700">
      <w:pPr>
        <w:rPr>
          <w:noProof/>
        </w:rPr>
      </w:pPr>
      <w:r w:rsidRPr="00DD637F">
        <w:fldChar w:fldCharType="end"/>
      </w:r>
      <w:r w:rsidR="00DC348A" w:rsidRPr="00DD637F">
        <w:rPr>
          <w:noProof/>
        </w:rPr>
        <w:t xml:space="preserve"> </w:t>
      </w:r>
    </w:p>
    <w:p w14:paraId="6952B839" w14:textId="7DC1A0D0" w:rsidR="002662E9" w:rsidRPr="00DD637F" w:rsidRDefault="00F93C5D" w:rsidP="0090146A">
      <w:pPr>
        <w:rPr>
          <w:noProof/>
          <w:u w:val="single"/>
        </w:rPr>
      </w:pPr>
      <w:r w:rsidRPr="00DD637F">
        <w:rPr>
          <w:noProof/>
          <w:u w:val="single"/>
        </w:rPr>
        <w:br w:type="column"/>
      </w:r>
      <w:r w:rsidRPr="00DD637F">
        <w:rPr>
          <w:noProof/>
          <w:u w:val="single"/>
        </w:rPr>
        <w:lastRenderedPageBreak/>
        <w:t>SUPPLEMENTAL FIGURES</w:t>
      </w:r>
    </w:p>
    <w:p w14:paraId="09D391DC" w14:textId="5CD744CB" w:rsidR="009B36F4" w:rsidRPr="00DD637F" w:rsidRDefault="002662E9" w:rsidP="0090146A">
      <w:pPr>
        <w:rPr>
          <w:noProof/>
        </w:rPr>
      </w:pPr>
      <w:r w:rsidRPr="00DD637F">
        <w:rPr>
          <w:noProof/>
        </w:rPr>
        <w:t xml:space="preserve">Figure </w:t>
      </w:r>
      <w:r w:rsidR="00647FCE" w:rsidRPr="00DD637F">
        <w:rPr>
          <w:noProof/>
        </w:rPr>
        <w:t>S</w:t>
      </w:r>
      <w:r w:rsidRPr="00DD637F">
        <w:rPr>
          <w:noProof/>
        </w:rPr>
        <w:t>1A</w:t>
      </w:r>
      <w:r w:rsidR="00647FCE" w:rsidRPr="00DD637F">
        <w:rPr>
          <w:noProof/>
        </w:rPr>
        <w:t>.</w:t>
      </w:r>
      <w:r w:rsidRPr="00DD637F">
        <w:rPr>
          <w:noProof/>
        </w:rPr>
        <w:t xml:space="preserve"> </w:t>
      </w:r>
      <w:r w:rsidR="00543E78" w:rsidRPr="00DD637F">
        <w:rPr>
          <w:noProof/>
        </w:rPr>
        <w:t>Related Donors</w:t>
      </w:r>
      <w:r w:rsidR="00312CC1" w:rsidRPr="00DD637F">
        <w:rPr>
          <w:noProof/>
        </w:rPr>
        <w:drawing>
          <wp:inline distT="0" distB="0" distL="0" distR="0" wp14:anchorId="49770533" wp14:editId="4FA9AF85">
            <wp:extent cx="5943600" cy="3962400"/>
            <wp:effectExtent l="0" t="0" r="0" b="0"/>
            <wp:docPr id="728259156" name="Picture 8" descr="A graph of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59156" name="Picture 8" descr="A graph of different seaso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2775571" w14:textId="7F815963" w:rsidR="00312CC1" w:rsidRPr="00DD637F" w:rsidRDefault="00312CC1" w:rsidP="00312CC1">
      <w:pPr>
        <w:rPr>
          <w:noProof/>
        </w:rPr>
      </w:pPr>
      <w:r w:rsidRPr="00DD637F">
        <w:rPr>
          <w:b/>
          <w:bCs/>
          <w:noProof/>
        </w:rPr>
        <w:t xml:space="preserve">Supplemental </w:t>
      </w:r>
      <w:commentRangeStart w:id="35"/>
      <w:r w:rsidRPr="00DD637F">
        <w:rPr>
          <w:b/>
          <w:bCs/>
          <w:noProof/>
        </w:rPr>
        <w:t xml:space="preserve">Figure 1A. </w:t>
      </w:r>
      <w:commentRangeEnd w:id="35"/>
      <w:r w:rsidRPr="00DD637F">
        <w:rPr>
          <w:b/>
          <w:bCs/>
          <w:noProof/>
        </w:rPr>
        <w:commentReference w:id="35"/>
      </w:r>
      <w:r w:rsidRPr="00DD637F">
        <w:rPr>
          <w:noProof/>
        </w:rPr>
        <w:t xml:space="preserve">Living kidney donations per month by season in all three income groups for related donors. Each data point reflects the number of donations each season of the given year (December donations are included in winter of the following year). Trends are displayed using local polynomial regression (loess curve). </w:t>
      </w:r>
    </w:p>
    <w:p w14:paraId="1C9DDA28" w14:textId="77777777" w:rsidR="00312CC1" w:rsidRPr="00DD637F" w:rsidRDefault="00312CC1" w:rsidP="0090146A">
      <w:pPr>
        <w:rPr>
          <w:noProof/>
        </w:rPr>
      </w:pPr>
    </w:p>
    <w:p w14:paraId="37C27793" w14:textId="77777777" w:rsidR="00312CC1" w:rsidRPr="00DD637F" w:rsidRDefault="00312CC1" w:rsidP="0090146A"/>
    <w:p w14:paraId="42182896" w14:textId="77777777" w:rsidR="00543E78" w:rsidRPr="00DD637F" w:rsidRDefault="00543E78" w:rsidP="009B36F4"/>
    <w:p w14:paraId="463A2DD2" w14:textId="0CAB3F0D" w:rsidR="00543E78" w:rsidRPr="00DD637F" w:rsidRDefault="00647FCE" w:rsidP="00543E78">
      <w:r w:rsidRPr="00DD637F">
        <w:br w:type="column"/>
      </w:r>
      <w:r w:rsidR="00543E78" w:rsidRPr="00DD637F">
        <w:lastRenderedPageBreak/>
        <w:t xml:space="preserve"> Figure </w:t>
      </w:r>
      <w:r w:rsidRPr="00DD637F">
        <w:t>S</w:t>
      </w:r>
      <w:r w:rsidR="00543E78" w:rsidRPr="00DD637F">
        <w:t>1B</w:t>
      </w:r>
      <w:r w:rsidRPr="00DD637F">
        <w:t xml:space="preserve">. </w:t>
      </w:r>
      <w:r w:rsidR="00543E78" w:rsidRPr="00DD637F">
        <w:t>Unrelated Donors</w:t>
      </w:r>
    </w:p>
    <w:p w14:paraId="34CC7933" w14:textId="0A4BB29B" w:rsidR="00B60CB5" w:rsidRPr="00DD637F" w:rsidRDefault="00F93C5D" w:rsidP="009B36F4">
      <w:r w:rsidRPr="00DD637F">
        <w:rPr>
          <w:noProof/>
        </w:rPr>
        <w:drawing>
          <wp:inline distT="0" distB="0" distL="0" distR="0" wp14:anchorId="150F8FB2" wp14:editId="108964A1">
            <wp:extent cx="5943600" cy="4111752"/>
            <wp:effectExtent l="0" t="0" r="0" b="3175"/>
            <wp:docPr id="171755839" name="Picture 2" descr="A graph showing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839" name="Picture 2" descr="A graph showing different season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11752"/>
                    </a:xfrm>
                    <a:prstGeom prst="rect">
                      <a:avLst/>
                    </a:prstGeom>
                  </pic:spPr>
                </pic:pic>
              </a:graphicData>
            </a:graphic>
          </wp:inline>
        </w:drawing>
      </w:r>
    </w:p>
    <w:p w14:paraId="48BE7E6A" w14:textId="5B607BD9" w:rsidR="00312CC1" w:rsidRPr="00DD637F" w:rsidRDefault="00312CC1" w:rsidP="00312CC1">
      <w:r w:rsidRPr="00DD637F">
        <w:rPr>
          <w:b/>
          <w:bCs/>
        </w:rPr>
        <w:t xml:space="preserve">Supplemental </w:t>
      </w:r>
      <w:commentRangeStart w:id="36"/>
      <w:r w:rsidRPr="00DD637F">
        <w:rPr>
          <w:b/>
          <w:bCs/>
        </w:rPr>
        <w:t xml:space="preserve">Figure 1B. </w:t>
      </w:r>
      <w:commentRangeEnd w:id="36"/>
      <w:r w:rsidRPr="00DD637F">
        <w:rPr>
          <w:b/>
          <w:bCs/>
        </w:rPr>
        <w:commentReference w:id="36"/>
      </w:r>
      <w:r w:rsidRPr="00DD637F">
        <w:t xml:space="preserve">Living kidney donations per month by season in all three income groups for unrelated donors. Each data point reflects the number of donations each season of the given year (December donations are included in winter of the following year). Trends are displayed using local polynomial regression (loess curve). </w:t>
      </w:r>
    </w:p>
    <w:p w14:paraId="6252A266" w14:textId="77777777" w:rsidR="00312CC1" w:rsidRPr="00DD637F" w:rsidRDefault="00312CC1" w:rsidP="009B36F4"/>
    <w:p w14:paraId="48D58F47" w14:textId="549944F3" w:rsidR="00900552" w:rsidRPr="00DD637F" w:rsidRDefault="00B60CB5" w:rsidP="009B36F4">
      <w:r w:rsidRPr="00DD637F">
        <w:br w:type="column"/>
      </w:r>
      <w:r w:rsidR="00312CC1" w:rsidRPr="00DD637F">
        <w:rPr>
          <w:b/>
          <w:bCs/>
        </w:rPr>
        <w:lastRenderedPageBreak/>
        <w:t>Table S1.</w:t>
      </w:r>
      <w:r w:rsidR="00312CC1" w:rsidRPr="00DD637F">
        <w:t xml:space="preserve"> Rates of change in living kidney donations during different time</w:t>
      </w:r>
      <w:r w:rsidR="00CC51B3" w:rsidRPr="00DD637F">
        <w:t xml:space="preserve"> periods</w:t>
      </w:r>
      <w:r w:rsidR="00312CC1" w:rsidRPr="00DD637F">
        <w:t>.</w:t>
      </w:r>
      <w:r w:rsidR="00CC51B3" w:rsidRPr="00DD637F">
        <w:t xml:space="preserve"> Rates </w:t>
      </w:r>
      <w:r w:rsidR="00312CC1" w:rsidRPr="00DD637F">
        <w:t xml:space="preserve">of change </w:t>
      </w:r>
      <w:r w:rsidR="00CC51B3" w:rsidRPr="00DD637F">
        <w:t xml:space="preserve">for related and unrelated donors during each </w:t>
      </w:r>
      <w:proofErr w:type="gramStart"/>
      <w:r w:rsidR="00CC51B3" w:rsidRPr="00DD637F">
        <w:t>time period</w:t>
      </w:r>
      <w:proofErr w:type="gramEnd"/>
      <w:r w:rsidR="00CC51B3" w:rsidRPr="00DD637F">
        <w:t xml:space="preserve"> </w:t>
      </w:r>
      <w:r w:rsidR="00312CC1" w:rsidRPr="00DD637F">
        <w:t>were computed via linear regression</w:t>
      </w:r>
      <w:r w:rsidR="00CC51B3" w:rsidRPr="00DD637F">
        <w:t xml:space="preserve">. </w:t>
      </w:r>
    </w:p>
    <w:p w14:paraId="71206147" w14:textId="334CA3DB" w:rsidR="00DC348A" w:rsidRPr="00DD637F" w:rsidRDefault="00DC348A" w:rsidP="009B36F4">
      <w:pPr>
        <w:rPr>
          <w:noProof/>
        </w:rPr>
      </w:pPr>
    </w:p>
    <w:tbl>
      <w:tblPr>
        <w:tblStyle w:val="TableGrid"/>
        <w:tblW w:w="8964" w:type="dxa"/>
        <w:tblLook w:val="04A0" w:firstRow="1" w:lastRow="0" w:firstColumn="1" w:lastColumn="0" w:noHBand="0" w:noVBand="1"/>
      </w:tblPr>
      <w:tblGrid>
        <w:gridCol w:w="1038"/>
        <w:gridCol w:w="912"/>
        <w:gridCol w:w="1030"/>
        <w:gridCol w:w="1030"/>
        <w:gridCol w:w="991"/>
        <w:gridCol w:w="912"/>
        <w:gridCol w:w="1030"/>
        <w:gridCol w:w="1030"/>
        <w:gridCol w:w="991"/>
      </w:tblGrid>
      <w:tr w:rsidR="00656C9D" w:rsidRPr="00656C9D" w14:paraId="69128C36" w14:textId="77777777" w:rsidTr="00DD637F">
        <w:trPr>
          <w:trHeight w:hRule="exact" w:val="274"/>
        </w:trPr>
        <w:tc>
          <w:tcPr>
            <w:tcW w:w="0" w:type="auto"/>
          </w:tcPr>
          <w:p w14:paraId="2D0EDE71" w14:textId="77777777" w:rsidR="00656C9D" w:rsidRPr="00DD637F" w:rsidRDefault="00656C9D" w:rsidP="007222C0">
            <w:pPr>
              <w:spacing w:after="270"/>
              <w:jc w:val="center"/>
              <w:rPr>
                <w:rFonts w:eastAsia="Times New Roman"/>
                <w:b/>
                <w:bCs/>
                <w:color w:val="444444"/>
                <w:sz w:val="18"/>
                <w:szCs w:val="18"/>
              </w:rPr>
            </w:pPr>
          </w:p>
        </w:tc>
        <w:tc>
          <w:tcPr>
            <w:tcW w:w="0" w:type="auto"/>
            <w:gridSpan w:val="4"/>
          </w:tcPr>
          <w:p w14:paraId="2D623B70" w14:textId="3767C943" w:rsidR="00656C9D" w:rsidRPr="00DD637F" w:rsidRDefault="00656C9D" w:rsidP="007222C0">
            <w:pPr>
              <w:spacing w:after="270"/>
              <w:jc w:val="center"/>
              <w:rPr>
                <w:rFonts w:eastAsia="Times New Roman"/>
                <w:b/>
                <w:bCs/>
                <w:color w:val="444444"/>
                <w:sz w:val="18"/>
                <w:szCs w:val="18"/>
              </w:rPr>
            </w:pPr>
            <w:r w:rsidRPr="00DD637F">
              <w:rPr>
                <w:rFonts w:eastAsia="Times New Roman"/>
                <w:b/>
                <w:bCs/>
                <w:color w:val="444444"/>
                <w:sz w:val="18"/>
                <w:szCs w:val="18"/>
              </w:rPr>
              <w:t>Related</w:t>
            </w:r>
          </w:p>
        </w:tc>
        <w:tc>
          <w:tcPr>
            <w:tcW w:w="0" w:type="auto"/>
            <w:gridSpan w:val="4"/>
          </w:tcPr>
          <w:p w14:paraId="63810E68" w14:textId="5A3949DB" w:rsidR="00656C9D" w:rsidRPr="00DD637F" w:rsidRDefault="00656C9D" w:rsidP="007222C0">
            <w:pPr>
              <w:spacing w:after="270"/>
              <w:jc w:val="center"/>
              <w:rPr>
                <w:rFonts w:eastAsia="Times New Roman"/>
                <w:b/>
                <w:bCs/>
                <w:color w:val="444444"/>
                <w:sz w:val="18"/>
                <w:szCs w:val="18"/>
              </w:rPr>
            </w:pPr>
            <w:r w:rsidRPr="00DD637F">
              <w:rPr>
                <w:rFonts w:eastAsia="Times New Roman"/>
                <w:b/>
                <w:bCs/>
                <w:color w:val="444444"/>
                <w:sz w:val="18"/>
                <w:szCs w:val="18"/>
              </w:rPr>
              <w:t>Unrelated</w:t>
            </w:r>
          </w:p>
        </w:tc>
      </w:tr>
      <w:tr w:rsidR="00185F8C" w:rsidRPr="00656C9D" w14:paraId="536701FD" w14:textId="77777777" w:rsidTr="00DD637F">
        <w:trPr>
          <w:trHeight w:hRule="exact" w:val="274"/>
        </w:trPr>
        <w:tc>
          <w:tcPr>
            <w:tcW w:w="0" w:type="auto"/>
            <w:hideMark/>
          </w:tcPr>
          <w:p w14:paraId="29C28585" w14:textId="77777777" w:rsidR="00185F8C" w:rsidRPr="00DD637F" w:rsidRDefault="00185F8C" w:rsidP="00185F8C">
            <w:pPr>
              <w:spacing w:after="270"/>
              <w:jc w:val="center"/>
              <w:rPr>
                <w:rFonts w:eastAsia="Times New Roman"/>
                <w:b/>
                <w:bCs/>
                <w:color w:val="444444"/>
                <w:sz w:val="18"/>
                <w:szCs w:val="18"/>
              </w:rPr>
            </w:pPr>
          </w:p>
        </w:tc>
        <w:tc>
          <w:tcPr>
            <w:tcW w:w="0" w:type="auto"/>
            <w:hideMark/>
          </w:tcPr>
          <w:p w14:paraId="2689048D" w14:textId="77777777" w:rsidR="00185F8C" w:rsidRPr="00DD637F" w:rsidRDefault="00185F8C" w:rsidP="00185F8C">
            <w:pPr>
              <w:spacing w:after="270"/>
              <w:jc w:val="center"/>
              <w:rPr>
                <w:rFonts w:eastAsia="Times New Roman"/>
                <w:b/>
                <w:bCs/>
                <w:color w:val="444444"/>
                <w:sz w:val="18"/>
                <w:szCs w:val="18"/>
              </w:rPr>
            </w:pPr>
            <w:r w:rsidRPr="00DD637F">
              <w:rPr>
                <w:rFonts w:eastAsia="Times New Roman"/>
                <w:b/>
                <w:bCs/>
                <w:color w:val="444444"/>
                <w:sz w:val="18"/>
                <w:szCs w:val="18"/>
              </w:rPr>
              <w:t>Pre-2005</w:t>
            </w:r>
          </w:p>
        </w:tc>
        <w:tc>
          <w:tcPr>
            <w:tcW w:w="0" w:type="auto"/>
            <w:hideMark/>
          </w:tcPr>
          <w:p w14:paraId="718068C4" w14:textId="77777777" w:rsidR="00185F8C" w:rsidRPr="00DD637F" w:rsidRDefault="00185F8C" w:rsidP="00185F8C">
            <w:pPr>
              <w:spacing w:after="270"/>
              <w:jc w:val="center"/>
              <w:rPr>
                <w:rFonts w:eastAsia="Times New Roman"/>
                <w:b/>
                <w:bCs/>
                <w:color w:val="444444"/>
                <w:sz w:val="18"/>
                <w:szCs w:val="18"/>
              </w:rPr>
            </w:pPr>
            <w:r w:rsidRPr="00DD637F">
              <w:rPr>
                <w:rFonts w:eastAsia="Times New Roman"/>
                <w:b/>
                <w:bCs/>
                <w:color w:val="444444"/>
                <w:sz w:val="18"/>
                <w:szCs w:val="18"/>
              </w:rPr>
              <w:t>2005-2017</w:t>
            </w:r>
          </w:p>
        </w:tc>
        <w:tc>
          <w:tcPr>
            <w:tcW w:w="0" w:type="auto"/>
            <w:hideMark/>
          </w:tcPr>
          <w:p w14:paraId="66401559" w14:textId="77777777" w:rsidR="00185F8C" w:rsidRPr="00DD637F" w:rsidRDefault="00185F8C" w:rsidP="00185F8C">
            <w:pPr>
              <w:spacing w:after="270"/>
              <w:jc w:val="center"/>
              <w:rPr>
                <w:rFonts w:eastAsia="Times New Roman"/>
                <w:b/>
                <w:bCs/>
                <w:color w:val="444444"/>
                <w:sz w:val="18"/>
                <w:szCs w:val="18"/>
              </w:rPr>
            </w:pPr>
            <w:r w:rsidRPr="00DD637F">
              <w:rPr>
                <w:rFonts w:eastAsia="Times New Roman"/>
                <w:b/>
                <w:bCs/>
                <w:color w:val="444444"/>
                <w:sz w:val="18"/>
                <w:szCs w:val="18"/>
              </w:rPr>
              <w:t>2017-2019</w:t>
            </w:r>
          </w:p>
        </w:tc>
        <w:tc>
          <w:tcPr>
            <w:tcW w:w="0" w:type="auto"/>
            <w:hideMark/>
          </w:tcPr>
          <w:p w14:paraId="437FD1C5" w14:textId="77777777" w:rsidR="00185F8C" w:rsidRPr="00DD637F" w:rsidRDefault="00185F8C" w:rsidP="00185F8C">
            <w:pPr>
              <w:spacing w:after="270"/>
              <w:jc w:val="center"/>
              <w:rPr>
                <w:rFonts w:eastAsia="Times New Roman"/>
                <w:b/>
                <w:bCs/>
                <w:color w:val="444444"/>
                <w:sz w:val="18"/>
                <w:szCs w:val="18"/>
              </w:rPr>
            </w:pPr>
            <w:r w:rsidRPr="00DD637F">
              <w:rPr>
                <w:rFonts w:eastAsia="Times New Roman"/>
                <w:b/>
                <w:bCs/>
                <w:color w:val="444444"/>
                <w:sz w:val="18"/>
                <w:szCs w:val="18"/>
              </w:rPr>
              <w:t>Post-2020</w:t>
            </w:r>
          </w:p>
        </w:tc>
        <w:tc>
          <w:tcPr>
            <w:tcW w:w="0" w:type="auto"/>
            <w:hideMark/>
          </w:tcPr>
          <w:p w14:paraId="199F55A0" w14:textId="77777777" w:rsidR="00185F8C" w:rsidRPr="00DD637F" w:rsidRDefault="00185F8C" w:rsidP="00185F8C">
            <w:pPr>
              <w:spacing w:after="270"/>
              <w:jc w:val="center"/>
              <w:rPr>
                <w:rFonts w:eastAsia="Times New Roman"/>
                <w:b/>
                <w:bCs/>
                <w:color w:val="444444"/>
                <w:sz w:val="18"/>
                <w:szCs w:val="18"/>
              </w:rPr>
            </w:pPr>
            <w:r w:rsidRPr="00DD637F">
              <w:rPr>
                <w:rFonts w:eastAsia="Times New Roman"/>
                <w:b/>
                <w:bCs/>
                <w:color w:val="444444"/>
                <w:sz w:val="18"/>
                <w:szCs w:val="18"/>
              </w:rPr>
              <w:t>Pre-2005</w:t>
            </w:r>
          </w:p>
        </w:tc>
        <w:tc>
          <w:tcPr>
            <w:tcW w:w="0" w:type="auto"/>
            <w:hideMark/>
          </w:tcPr>
          <w:p w14:paraId="10A4938D" w14:textId="77777777" w:rsidR="00185F8C" w:rsidRPr="00DD637F" w:rsidRDefault="00185F8C" w:rsidP="00185F8C">
            <w:pPr>
              <w:spacing w:after="270"/>
              <w:jc w:val="center"/>
              <w:rPr>
                <w:rFonts w:eastAsia="Times New Roman"/>
                <w:b/>
                <w:bCs/>
                <w:color w:val="444444"/>
                <w:sz w:val="18"/>
                <w:szCs w:val="18"/>
              </w:rPr>
            </w:pPr>
            <w:r w:rsidRPr="00DD637F">
              <w:rPr>
                <w:rFonts w:eastAsia="Times New Roman"/>
                <w:b/>
                <w:bCs/>
                <w:color w:val="444444"/>
                <w:sz w:val="18"/>
                <w:szCs w:val="18"/>
              </w:rPr>
              <w:t>2005-2017</w:t>
            </w:r>
          </w:p>
        </w:tc>
        <w:tc>
          <w:tcPr>
            <w:tcW w:w="0" w:type="auto"/>
            <w:hideMark/>
          </w:tcPr>
          <w:p w14:paraId="14BD3316" w14:textId="77777777" w:rsidR="00185F8C" w:rsidRPr="00DD637F" w:rsidRDefault="00185F8C" w:rsidP="00185F8C">
            <w:pPr>
              <w:spacing w:after="270"/>
              <w:jc w:val="center"/>
              <w:rPr>
                <w:rFonts w:eastAsia="Times New Roman"/>
                <w:b/>
                <w:bCs/>
                <w:color w:val="444444"/>
                <w:sz w:val="18"/>
                <w:szCs w:val="18"/>
              </w:rPr>
            </w:pPr>
            <w:r w:rsidRPr="00DD637F">
              <w:rPr>
                <w:rFonts w:eastAsia="Times New Roman"/>
                <w:b/>
                <w:bCs/>
                <w:color w:val="444444"/>
                <w:sz w:val="18"/>
                <w:szCs w:val="18"/>
              </w:rPr>
              <w:t>2017-2019</w:t>
            </w:r>
          </w:p>
        </w:tc>
        <w:tc>
          <w:tcPr>
            <w:tcW w:w="0" w:type="auto"/>
            <w:hideMark/>
          </w:tcPr>
          <w:p w14:paraId="395D8293" w14:textId="77777777" w:rsidR="00185F8C" w:rsidRPr="00DD637F" w:rsidRDefault="00185F8C" w:rsidP="00185F8C">
            <w:pPr>
              <w:spacing w:after="270"/>
              <w:jc w:val="center"/>
              <w:rPr>
                <w:rFonts w:eastAsia="Times New Roman"/>
                <w:b/>
                <w:bCs/>
                <w:color w:val="444444"/>
                <w:sz w:val="18"/>
                <w:szCs w:val="18"/>
              </w:rPr>
            </w:pPr>
            <w:r w:rsidRPr="00DD637F">
              <w:rPr>
                <w:rFonts w:eastAsia="Times New Roman"/>
                <w:b/>
                <w:bCs/>
                <w:color w:val="444444"/>
                <w:sz w:val="18"/>
                <w:szCs w:val="18"/>
              </w:rPr>
              <w:t>Post-2020</w:t>
            </w:r>
          </w:p>
        </w:tc>
      </w:tr>
      <w:tr w:rsidR="00185F8C" w:rsidRPr="00656C9D" w14:paraId="55012632" w14:textId="77777777" w:rsidTr="00DD637F">
        <w:trPr>
          <w:trHeight w:hRule="exact" w:val="274"/>
        </w:trPr>
        <w:tc>
          <w:tcPr>
            <w:tcW w:w="0" w:type="auto"/>
            <w:hideMark/>
          </w:tcPr>
          <w:p w14:paraId="31C436C7"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 xml:space="preserve">1st </w:t>
            </w:r>
            <w:proofErr w:type="spellStart"/>
            <w:r w:rsidRPr="00DD637F">
              <w:rPr>
                <w:rFonts w:eastAsia="Times New Roman"/>
                <w:color w:val="000000"/>
                <w:sz w:val="18"/>
                <w:szCs w:val="18"/>
              </w:rPr>
              <w:t>Tertile</w:t>
            </w:r>
            <w:proofErr w:type="spellEnd"/>
          </w:p>
        </w:tc>
        <w:tc>
          <w:tcPr>
            <w:tcW w:w="0" w:type="auto"/>
            <w:hideMark/>
          </w:tcPr>
          <w:p w14:paraId="4F765166" w14:textId="77777777" w:rsidR="00185F8C" w:rsidRPr="00DD637F" w:rsidRDefault="00185F8C" w:rsidP="00185F8C">
            <w:pPr>
              <w:spacing w:after="270"/>
              <w:rPr>
                <w:rFonts w:eastAsia="Times New Roman"/>
                <w:color w:val="000000"/>
                <w:sz w:val="18"/>
                <w:szCs w:val="18"/>
              </w:rPr>
            </w:pPr>
          </w:p>
        </w:tc>
        <w:tc>
          <w:tcPr>
            <w:tcW w:w="0" w:type="auto"/>
            <w:hideMark/>
          </w:tcPr>
          <w:p w14:paraId="091D9F7C" w14:textId="77777777" w:rsidR="00185F8C" w:rsidRPr="00DD637F" w:rsidRDefault="00185F8C" w:rsidP="00185F8C">
            <w:pPr>
              <w:spacing w:after="270"/>
              <w:rPr>
                <w:rFonts w:eastAsia="Times New Roman"/>
                <w:sz w:val="18"/>
                <w:szCs w:val="18"/>
              </w:rPr>
            </w:pPr>
          </w:p>
        </w:tc>
        <w:tc>
          <w:tcPr>
            <w:tcW w:w="0" w:type="auto"/>
            <w:hideMark/>
          </w:tcPr>
          <w:p w14:paraId="507BFAF6" w14:textId="77777777" w:rsidR="00185F8C" w:rsidRPr="00DD637F" w:rsidRDefault="00185F8C" w:rsidP="00185F8C">
            <w:pPr>
              <w:spacing w:after="270"/>
              <w:rPr>
                <w:rFonts w:eastAsia="Times New Roman"/>
                <w:sz w:val="18"/>
                <w:szCs w:val="18"/>
              </w:rPr>
            </w:pPr>
          </w:p>
        </w:tc>
        <w:tc>
          <w:tcPr>
            <w:tcW w:w="0" w:type="auto"/>
            <w:hideMark/>
          </w:tcPr>
          <w:p w14:paraId="3F57A1EF" w14:textId="77777777" w:rsidR="00185F8C" w:rsidRPr="00DD637F" w:rsidRDefault="00185F8C" w:rsidP="00185F8C">
            <w:pPr>
              <w:spacing w:after="270"/>
              <w:rPr>
                <w:rFonts w:eastAsia="Times New Roman"/>
                <w:sz w:val="18"/>
                <w:szCs w:val="18"/>
              </w:rPr>
            </w:pPr>
          </w:p>
        </w:tc>
        <w:tc>
          <w:tcPr>
            <w:tcW w:w="0" w:type="auto"/>
            <w:hideMark/>
          </w:tcPr>
          <w:p w14:paraId="1FEC1D40" w14:textId="77777777" w:rsidR="00185F8C" w:rsidRPr="00DD637F" w:rsidRDefault="00185F8C" w:rsidP="00185F8C">
            <w:pPr>
              <w:spacing w:after="270"/>
              <w:rPr>
                <w:rFonts w:eastAsia="Times New Roman"/>
                <w:sz w:val="18"/>
                <w:szCs w:val="18"/>
              </w:rPr>
            </w:pPr>
          </w:p>
        </w:tc>
        <w:tc>
          <w:tcPr>
            <w:tcW w:w="0" w:type="auto"/>
            <w:hideMark/>
          </w:tcPr>
          <w:p w14:paraId="402AE868" w14:textId="77777777" w:rsidR="00185F8C" w:rsidRPr="00DD637F" w:rsidRDefault="00185F8C" w:rsidP="00185F8C">
            <w:pPr>
              <w:spacing w:after="270"/>
              <w:rPr>
                <w:rFonts w:eastAsia="Times New Roman"/>
                <w:sz w:val="18"/>
                <w:szCs w:val="18"/>
              </w:rPr>
            </w:pPr>
          </w:p>
        </w:tc>
        <w:tc>
          <w:tcPr>
            <w:tcW w:w="0" w:type="auto"/>
          </w:tcPr>
          <w:p w14:paraId="4922B48C" w14:textId="2C494AF7" w:rsidR="00185F8C" w:rsidRPr="00DD637F" w:rsidRDefault="00185F8C" w:rsidP="00185F8C">
            <w:pPr>
              <w:spacing w:after="270"/>
              <w:rPr>
                <w:rFonts w:eastAsia="Times New Roman"/>
                <w:color w:val="000000"/>
                <w:sz w:val="18"/>
                <w:szCs w:val="18"/>
              </w:rPr>
            </w:pPr>
          </w:p>
        </w:tc>
        <w:tc>
          <w:tcPr>
            <w:tcW w:w="0" w:type="auto"/>
            <w:hideMark/>
          </w:tcPr>
          <w:p w14:paraId="537545BC" w14:textId="77777777" w:rsidR="00185F8C" w:rsidRPr="00DD637F" w:rsidRDefault="00185F8C" w:rsidP="00185F8C">
            <w:pPr>
              <w:spacing w:after="270"/>
              <w:rPr>
                <w:rFonts w:eastAsia="Times New Roman"/>
                <w:color w:val="000000"/>
                <w:sz w:val="18"/>
                <w:szCs w:val="18"/>
              </w:rPr>
            </w:pPr>
          </w:p>
        </w:tc>
      </w:tr>
      <w:tr w:rsidR="00185F8C" w:rsidRPr="00656C9D" w14:paraId="4C24E36D" w14:textId="77777777" w:rsidTr="00DD637F">
        <w:trPr>
          <w:trHeight w:hRule="exact" w:val="274"/>
        </w:trPr>
        <w:tc>
          <w:tcPr>
            <w:tcW w:w="0" w:type="auto"/>
            <w:hideMark/>
          </w:tcPr>
          <w:p w14:paraId="28233165"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Winter</w:t>
            </w:r>
          </w:p>
        </w:tc>
        <w:tc>
          <w:tcPr>
            <w:tcW w:w="0" w:type="auto"/>
            <w:hideMark/>
          </w:tcPr>
          <w:p w14:paraId="692AB260"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21.77</w:t>
            </w:r>
          </w:p>
        </w:tc>
        <w:tc>
          <w:tcPr>
            <w:tcW w:w="0" w:type="auto"/>
            <w:hideMark/>
          </w:tcPr>
          <w:p w14:paraId="260A000B"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-6.91</w:t>
            </w:r>
          </w:p>
        </w:tc>
        <w:tc>
          <w:tcPr>
            <w:tcW w:w="0" w:type="auto"/>
            <w:hideMark/>
          </w:tcPr>
          <w:p w14:paraId="68B06070"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7.5</w:t>
            </w:r>
          </w:p>
        </w:tc>
        <w:tc>
          <w:tcPr>
            <w:tcW w:w="0" w:type="auto"/>
            <w:hideMark/>
          </w:tcPr>
          <w:p w14:paraId="51709C9A"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-18</w:t>
            </w:r>
          </w:p>
        </w:tc>
        <w:tc>
          <w:tcPr>
            <w:tcW w:w="0" w:type="auto"/>
            <w:hideMark/>
          </w:tcPr>
          <w:p w14:paraId="683499B5"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12.74</w:t>
            </w:r>
          </w:p>
        </w:tc>
        <w:tc>
          <w:tcPr>
            <w:tcW w:w="0" w:type="auto"/>
            <w:hideMark/>
          </w:tcPr>
          <w:p w14:paraId="44F9A5D2"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3.08</w:t>
            </w:r>
          </w:p>
        </w:tc>
        <w:tc>
          <w:tcPr>
            <w:tcW w:w="0" w:type="auto"/>
            <w:hideMark/>
          </w:tcPr>
          <w:p w14:paraId="385B46CD"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31</w:t>
            </w:r>
          </w:p>
        </w:tc>
        <w:tc>
          <w:tcPr>
            <w:tcW w:w="0" w:type="auto"/>
            <w:hideMark/>
          </w:tcPr>
          <w:p w14:paraId="20B7F453"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-53</w:t>
            </w:r>
          </w:p>
        </w:tc>
      </w:tr>
      <w:tr w:rsidR="00185F8C" w:rsidRPr="00656C9D" w14:paraId="000581F8" w14:textId="77777777" w:rsidTr="00DD637F">
        <w:trPr>
          <w:trHeight w:hRule="exact" w:val="274"/>
        </w:trPr>
        <w:tc>
          <w:tcPr>
            <w:tcW w:w="0" w:type="auto"/>
            <w:hideMark/>
          </w:tcPr>
          <w:p w14:paraId="3E35AD2E"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Summer</w:t>
            </w:r>
          </w:p>
        </w:tc>
        <w:tc>
          <w:tcPr>
            <w:tcW w:w="0" w:type="auto"/>
            <w:hideMark/>
          </w:tcPr>
          <w:p w14:paraId="2C419CB9"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28.41</w:t>
            </w:r>
          </w:p>
        </w:tc>
        <w:tc>
          <w:tcPr>
            <w:tcW w:w="0" w:type="auto"/>
            <w:hideMark/>
          </w:tcPr>
          <w:p w14:paraId="6C2624F8"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-9.49</w:t>
            </w:r>
          </w:p>
        </w:tc>
        <w:tc>
          <w:tcPr>
            <w:tcW w:w="0" w:type="auto"/>
            <w:hideMark/>
          </w:tcPr>
          <w:p w14:paraId="0E652E0A"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w:t>
            </w:r>
          </w:p>
        </w:tc>
        <w:tc>
          <w:tcPr>
            <w:tcW w:w="0" w:type="auto"/>
            <w:hideMark/>
          </w:tcPr>
          <w:p w14:paraId="5AA3F77E"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-5.5</w:t>
            </w:r>
          </w:p>
        </w:tc>
        <w:tc>
          <w:tcPr>
            <w:tcW w:w="0" w:type="auto"/>
            <w:hideMark/>
          </w:tcPr>
          <w:p w14:paraId="5F5A9003"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14.08</w:t>
            </w:r>
          </w:p>
        </w:tc>
        <w:tc>
          <w:tcPr>
            <w:tcW w:w="0" w:type="auto"/>
            <w:hideMark/>
          </w:tcPr>
          <w:p w14:paraId="3053AADE"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3.58</w:t>
            </w:r>
          </w:p>
        </w:tc>
        <w:tc>
          <w:tcPr>
            <w:tcW w:w="0" w:type="auto"/>
            <w:hideMark/>
          </w:tcPr>
          <w:p w14:paraId="14CED015"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51.5</w:t>
            </w:r>
          </w:p>
        </w:tc>
        <w:tc>
          <w:tcPr>
            <w:tcW w:w="0" w:type="auto"/>
            <w:hideMark/>
          </w:tcPr>
          <w:p w14:paraId="5D116967"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-27.5</w:t>
            </w:r>
          </w:p>
        </w:tc>
      </w:tr>
      <w:tr w:rsidR="00185F8C" w:rsidRPr="00656C9D" w14:paraId="7ADA3E4A" w14:textId="77777777" w:rsidTr="00DD637F">
        <w:trPr>
          <w:trHeight w:hRule="exact" w:val="274"/>
        </w:trPr>
        <w:tc>
          <w:tcPr>
            <w:tcW w:w="0" w:type="auto"/>
            <w:hideMark/>
          </w:tcPr>
          <w:p w14:paraId="6E57A9A2"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 xml:space="preserve">2nd </w:t>
            </w:r>
            <w:proofErr w:type="spellStart"/>
            <w:r w:rsidRPr="00DD637F">
              <w:rPr>
                <w:rFonts w:eastAsia="Times New Roman"/>
                <w:color w:val="000000"/>
                <w:sz w:val="18"/>
                <w:szCs w:val="18"/>
              </w:rPr>
              <w:t>Tertile</w:t>
            </w:r>
            <w:proofErr w:type="spellEnd"/>
          </w:p>
        </w:tc>
        <w:tc>
          <w:tcPr>
            <w:tcW w:w="0" w:type="auto"/>
            <w:hideMark/>
          </w:tcPr>
          <w:p w14:paraId="3413A1F1" w14:textId="77777777" w:rsidR="00185F8C" w:rsidRPr="00DD637F" w:rsidRDefault="00185F8C" w:rsidP="00185F8C">
            <w:pPr>
              <w:spacing w:after="270"/>
              <w:rPr>
                <w:rFonts w:eastAsia="Times New Roman"/>
                <w:color w:val="000000"/>
                <w:sz w:val="18"/>
                <w:szCs w:val="18"/>
              </w:rPr>
            </w:pPr>
          </w:p>
        </w:tc>
        <w:tc>
          <w:tcPr>
            <w:tcW w:w="0" w:type="auto"/>
            <w:hideMark/>
          </w:tcPr>
          <w:p w14:paraId="70386627" w14:textId="77777777" w:rsidR="00185F8C" w:rsidRPr="00DD637F" w:rsidRDefault="00185F8C" w:rsidP="00185F8C">
            <w:pPr>
              <w:spacing w:after="270"/>
              <w:rPr>
                <w:rFonts w:eastAsia="Times New Roman"/>
                <w:sz w:val="18"/>
                <w:szCs w:val="18"/>
              </w:rPr>
            </w:pPr>
          </w:p>
        </w:tc>
        <w:tc>
          <w:tcPr>
            <w:tcW w:w="0" w:type="auto"/>
            <w:hideMark/>
          </w:tcPr>
          <w:p w14:paraId="3EB3CA93" w14:textId="77777777" w:rsidR="00185F8C" w:rsidRPr="00DD637F" w:rsidRDefault="00185F8C" w:rsidP="00185F8C">
            <w:pPr>
              <w:spacing w:after="270"/>
              <w:rPr>
                <w:rFonts w:eastAsia="Times New Roman"/>
                <w:sz w:val="18"/>
                <w:szCs w:val="18"/>
              </w:rPr>
            </w:pPr>
          </w:p>
        </w:tc>
        <w:tc>
          <w:tcPr>
            <w:tcW w:w="0" w:type="auto"/>
            <w:hideMark/>
          </w:tcPr>
          <w:p w14:paraId="126F2C2B" w14:textId="77777777" w:rsidR="00185F8C" w:rsidRPr="00DD637F" w:rsidRDefault="00185F8C" w:rsidP="00185F8C">
            <w:pPr>
              <w:spacing w:after="270"/>
              <w:rPr>
                <w:rFonts w:eastAsia="Times New Roman"/>
                <w:sz w:val="18"/>
                <w:szCs w:val="18"/>
              </w:rPr>
            </w:pPr>
          </w:p>
        </w:tc>
        <w:tc>
          <w:tcPr>
            <w:tcW w:w="0" w:type="auto"/>
            <w:hideMark/>
          </w:tcPr>
          <w:p w14:paraId="4DFE1B07" w14:textId="77777777" w:rsidR="00185F8C" w:rsidRPr="00DD637F" w:rsidRDefault="00185F8C" w:rsidP="00185F8C">
            <w:pPr>
              <w:spacing w:after="270"/>
              <w:rPr>
                <w:rFonts w:eastAsia="Times New Roman"/>
                <w:sz w:val="18"/>
                <w:szCs w:val="18"/>
              </w:rPr>
            </w:pPr>
          </w:p>
        </w:tc>
        <w:tc>
          <w:tcPr>
            <w:tcW w:w="0" w:type="auto"/>
            <w:hideMark/>
          </w:tcPr>
          <w:p w14:paraId="285FB83B" w14:textId="77777777" w:rsidR="00185F8C" w:rsidRPr="00DD637F" w:rsidRDefault="00185F8C" w:rsidP="00185F8C">
            <w:pPr>
              <w:spacing w:after="270"/>
              <w:rPr>
                <w:rFonts w:eastAsia="Times New Roman"/>
                <w:sz w:val="18"/>
                <w:szCs w:val="18"/>
              </w:rPr>
            </w:pPr>
          </w:p>
        </w:tc>
        <w:tc>
          <w:tcPr>
            <w:tcW w:w="0" w:type="auto"/>
          </w:tcPr>
          <w:p w14:paraId="7B2B7D5B" w14:textId="12CDBB60" w:rsidR="00185F8C" w:rsidRPr="00DD637F" w:rsidRDefault="00185F8C" w:rsidP="00185F8C">
            <w:pPr>
              <w:spacing w:after="270"/>
              <w:rPr>
                <w:rFonts w:eastAsia="Times New Roman"/>
                <w:color w:val="000000"/>
                <w:sz w:val="18"/>
                <w:szCs w:val="18"/>
              </w:rPr>
            </w:pPr>
          </w:p>
        </w:tc>
        <w:tc>
          <w:tcPr>
            <w:tcW w:w="0" w:type="auto"/>
            <w:hideMark/>
          </w:tcPr>
          <w:p w14:paraId="4E7508AA" w14:textId="77777777" w:rsidR="00185F8C" w:rsidRPr="00DD637F" w:rsidRDefault="00185F8C" w:rsidP="00185F8C">
            <w:pPr>
              <w:spacing w:after="270"/>
              <w:rPr>
                <w:rFonts w:eastAsia="Times New Roman"/>
                <w:color w:val="000000"/>
                <w:sz w:val="18"/>
                <w:szCs w:val="18"/>
              </w:rPr>
            </w:pPr>
          </w:p>
        </w:tc>
      </w:tr>
      <w:tr w:rsidR="00185F8C" w:rsidRPr="00656C9D" w14:paraId="24E88A64" w14:textId="77777777" w:rsidTr="00DD637F">
        <w:trPr>
          <w:trHeight w:hRule="exact" w:val="274"/>
        </w:trPr>
        <w:tc>
          <w:tcPr>
            <w:tcW w:w="0" w:type="auto"/>
            <w:hideMark/>
          </w:tcPr>
          <w:p w14:paraId="2194A99A"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Winter</w:t>
            </w:r>
          </w:p>
        </w:tc>
        <w:tc>
          <w:tcPr>
            <w:tcW w:w="0" w:type="auto"/>
            <w:hideMark/>
          </w:tcPr>
          <w:p w14:paraId="5F3B3137"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24.66</w:t>
            </w:r>
          </w:p>
        </w:tc>
        <w:tc>
          <w:tcPr>
            <w:tcW w:w="0" w:type="auto"/>
            <w:hideMark/>
          </w:tcPr>
          <w:p w14:paraId="7CDBF4A0"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-11.59</w:t>
            </w:r>
          </w:p>
        </w:tc>
        <w:tc>
          <w:tcPr>
            <w:tcW w:w="0" w:type="auto"/>
            <w:hideMark/>
          </w:tcPr>
          <w:p w14:paraId="1D44A2AD"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10.5</w:t>
            </w:r>
          </w:p>
        </w:tc>
        <w:tc>
          <w:tcPr>
            <w:tcW w:w="0" w:type="auto"/>
            <w:hideMark/>
          </w:tcPr>
          <w:p w14:paraId="6D2186C2"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-13</w:t>
            </w:r>
          </w:p>
        </w:tc>
        <w:tc>
          <w:tcPr>
            <w:tcW w:w="0" w:type="auto"/>
            <w:hideMark/>
          </w:tcPr>
          <w:p w14:paraId="3A3BBE5B"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11.72</w:t>
            </w:r>
          </w:p>
        </w:tc>
        <w:tc>
          <w:tcPr>
            <w:tcW w:w="0" w:type="auto"/>
            <w:hideMark/>
          </w:tcPr>
          <w:p w14:paraId="210288E5"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2.28</w:t>
            </w:r>
          </w:p>
        </w:tc>
        <w:tc>
          <w:tcPr>
            <w:tcW w:w="0" w:type="auto"/>
            <w:hideMark/>
          </w:tcPr>
          <w:p w14:paraId="794A78E1"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44</w:t>
            </w:r>
          </w:p>
        </w:tc>
        <w:tc>
          <w:tcPr>
            <w:tcW w:w="0" w:type="auto"/>
            <w:hideMark/>
          </w:tcPr>
          <w:p w14:paraId="390C38B7"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-33</w:t>
            </w:r>
          </w:p>
        </w:tc>
      </w:tr>
      <w:tr w:rsidR="00185F8C" w:rsidRPr="00656C9D" w14:paraId="0E39487E" w14:textId="77777777" w:rsidTr="00DD637F">
        <w:trPr>
          <w:trHeight w:hRule="exact" w:val="274"/>
        </w:trPr>
        <w:tc>
          <w:tcPr>
            <w:tcW w:w="0" w:type="auto"/>
            <w:hideMark/>
          </w:tcPr>
          <w:p w14:paraId="0811E3DE"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Summer</w:t>
            </w:r>
          </w:p>
        </w:tc>
        <w:tc>
          <w:tcPr>
            <w:tcW w:w="0" w:type="auto"/>
            <w:hideMark/>
          </w:tcPr>
          <w:p w14:paraId="315F5E57"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30.21</w:t>
            </w:r>
          </w:p>
        </w:tc>
        <w:tc>
          <w:tcPr>
            <w:tcW w:w="0" w:type="auto"/>
            <w:hideMark/>
          </w:tcPr>
          <w:p w14:paraId="32B30D44"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-12.28</w:t>
            </w:r>
          </w:p>
        </w:tc>
        <w:tc>
          <w:tcPr>
            <w:tcW w:w="0" w:type="auto"/>
            <w:hideMark/>
          </w:tcPr>
          <w:p w14:paraId="1A10C57E"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-6</w:t>
            </w:r>
          </w:p>
        </w:tc>
        <w:tc>
          <w:tcPr>
            <w:tcW w:w="0" w:type="auto"/>
            <w:hideMark/>
          </w:tcPr>
          <w:p w14:paraId="107539CF"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-10</w:t>
            </w:r>
          </w:p>
        </w:tc>
        <w:tc>
          <w:tcPr>
            <w:tcW w:w="0" w:type="auto"/>
            <w:hideMark/>
          </w:tcPr>
          <w:p w14:paraId="7C37752A"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14.36</w:t>
            </w:r>
          </w:p>
        </w:tc>
        <w:tc>
          <w:tcPr>
            <w:tcW w:w="0" w:type="auto"/>
            <w:hideMark/>
          </w:tcPr>
          <w:p w14:paraId="7696CA95"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0.54</w:t>
            </w:r>
          </w:p>
        </w:tc>
        <w:tc>
          <w:tcPr>
            <w:tcW w:w="0" w:type="auto"/>
            <w:hideMark/>
          </w:tcPr>
          <w:p w14:paraId="11E6BFED"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26</w:t>
            </w:r>
          </w:p>
        </w:tc>
        <w:tc>
          <w:tcPr>
            <w:tcW w:w="0" w:type="auto"/>
            <w:hideMark/>
          </w:tcPr>
          <w:p w14:paraId="5C5D9C12"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w:t>
            </w:r>
          </w:p>
        </w:tc>
      </w:tr>
      <w:tr w:rsidR="00185F8C" w:rsidRPr="00656C9D" w14:paraId="42CC962F" w14:textId="77777777" w:rsidTr="00DD637F">
        <w:trPr>
          <w:trHeight w:hRule="exact" w:val="274"/>
        </w:trPr>
        <w:tc>
          <w:tcPr>
            <w:tcW w:w="0" w:type="auto"/>
            <w:hideMark/>
          </w:tcPr>
          <w:p w14:paraId="469EB71B"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 xml:space="preserve">3rd </w:t>
            </w:r>
            <w:proofErr w:type="spellStart"/>
            <w:r w:rsidRPr="00DD637F">
              <w:rPr>
                <w:rFonts w:eastAsia="Times New Roman"/>
                <w:color w:val="000000"/>
                <w:sz w:val="18"/>
                <w:szCs w:val="18"/>
              </w:rPr>
              <w:t>Tertile</w:t>
            </w:r>
            <w:proofErr w:type="spellEnd"/>
          </w:p>
        </w:tc>
        <w:tc>
          <w:tcPr>
            <w:tcW w:w="0" w:type="auto"/>
            <w:hideMark/>
          </w:tcPr>
          <w:p w14:paraId="51E35C87" w14:textId="77777777" w:rsidR="00185F8C" w:rsidRPr="00DD637F" w:rsidRDefault="00185F8C" w:rsidP="00185F8C">
            <w:pPr>
              <w:spacing w:after="270"/>
              <w:rPr>
                <w:rFonts w:eastAsia="Times New Roman"/>
                <w:color w:val="000000"/>
                <w:sz w:val="18"/>
                <w:szCs w:val="18"/>
              </w:rPr>
            </w:pPr>
          </w:p>
        </w:tc>
        <w:tc>
          <w:tcPr>
            <w:tcW w:w="0" w:type="auto"/>
            <w:hideMark/>
          </w:tcPr>
          <w:p w14:paraId="1A617918" w14:textId="77777777" w:rsidR="00185F8C" w:rsidRPr="00DD637F" w:rsidRDefault="00185F8C" w:rsidP="00185F8C">
            <w:pPr>
              <w:spacing w:after="270"/>
              <w:rPr>
                <w:rFonts w:eastAsia="Times New Roman"/>
                <w:sz w:val="18"/>
                <w:szCs w:val="18"/>
              </w:rPr>
            </w:pPr>
          </w:p>
        </w:tc>
        <w:tc>
          <w:tcPr>
            <w:tcW w:w="0" w:type="auto"/>
            <w:hideMark/>
          </w:tcPr>
          <w:p w14:paraId="286F3D3A" w14:textId="77777777" w:rsidR="00185F8C" w:rsidRPr="00DD637F" w:rsidRDefault="00185F8C" w:rsidP="00185F8C">
            <w:pPr>
              <w:spacing w:after="270"/>
              <w:rPr>
                <w:rFonts w:eastAsia="Times New Roman"/>
                <w:sz w:val="18"/>
                <w:szCs w:val="18"/>
              </w:rPr>
            </w:pPr>
          </w:p>
        </w:tc>
        <w:tc>
          <w:tcPr>
            <w:tcW w:w="0" w:type="auto"/>
            <w:hideMark/>
          </w:tcPr>
          <w:p w14:paraId="4E8C93B1" w14:textId="77777777" w:rsidR="00185F8C" w:rsidRPr="00DD637F" w:rsidRDefault="00185F8C" w:rsidP="00185F8C">
            <w:pPr>
              <w:spacing w:after="270"/>
              <w:rPr>
                <w:rFonts w:eastAsia="Times New Roman"/>
                <w:sz w:val="18"/>
                <w:szCs w:val="18"/>
              </w:rPr>
            </w:pPr>
          </w:p>
        </w:tc>
        <w:tc>
          <w:tcPr>
            <w:tcW w:w="0" w:type="auto"/>
            <w:hideMark/>
          </w:tcPr>
          <w:p w14:paraId="020ABAEE" w14:textId="77777777" w:rsidR="00185F8C" w:rsidRPr="00DD637F" w:rsidRDefault="00185F8C" w:rsidP="00185F8C">
            <w:pPr>
              <w:spacing w:after="270"/>
              <w:rPr>
                <w:rFonts w:eastAsia="Times New Roman"/>
                <w:sz w:val="18"/>
                <w:szCs w:val="18"/>
              </w:rPr>
            </w:pPr>
          </w:p>
        </w:tc>
        <w:tc>
          <w:tcPr>
            <w:tcW w:w="0" w:type="auto"/>
            <w:hideMark/>
          </w:tcPr>
          <w:p w14:paraId="70B1F6D4" w14:textId="77777777" w:rsidR="00185F8C" w:rsidRPr="00DD637F" w:rsidRDefault="00185F8C" w:rsidP="00185F8C">
            <w:pPr>
              <w:spacing w:after="270"/>
              <w:rPr>
                <w:rFonts w:eastAsia="Times New Roman"/>
                <w:sz w:val="18"/>
                <w:szCs w:val="18"/>
              </w:rPr>
            </w:pPr>
          </w:p>
        </w:tc>
        <w:tc>
          <w:tcPr>
            <w:tcW w:w="0" w:type="auto"/>
          </w:tcPr>
          <w:p w14:paraId="76570FF6" w14:textId="799A1CF3" w:rsidR="00185F8C" w:rsidRPr="00DD637F" w:rsidRDefault="00185F8C" w:rsidP="00185F8C">
            <w:pPr>
              <w:spacing w:after="270"/>
              <w:rPr>
                <w:rFonts w:eastAsia="Times New Roman"/>
                <w:color w:val="000000"/>
                <w:sz w:val="18"/>
                <w:szCs w:val="18"/>
              </w:rPr>
            </w:pPr>
          </w:p>
        </w:tc>
        <w:tc>
          <w:tcPr>
            <w:tcW w:w="0" w:type="auto"/>
            <w:hideMark/>
          </w:tcPr>
          <w:p w14:paraId="050C4556" w14:textId="77777777" w:rsidR="00185F8C" w:rsidRPr="00DD637F" w:rsidRDefault="00185F8C" w:rsidP="00185F8C">
            <w:pPr>
              <w:spacing w:after="270"/>
              <w:rPr>
                <w:rFonts w:eastAsia="Times New Roman"/>
                <w:color w:val="000000"/>
                <w:sz w:val="18"/>
                <w:szCs w:val="18"/>
              </w:rPr>
            </w:pPr>
          </w:p>
        </w:tc>
      </w:tr>
      <w:tr w:rsidR="00185F8C" w:rsidRPr="00656C9D" w14:paraId="4E1861DE" w14:textId="77777777" w:rsidTr="00DD637F">
        <w:trPr>
          <w:trHeight w:hRule="exact" w:val="274"/>
        </w:trPr>
        <w:tc>
          <w:tcPr>
            <w:tcW w:w="0" w:type="auto"/>
            <w:hideMark/>
          </w:tcPr>
          <w:p w14:paraId="3DAA6DC7"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Winter</w:t>
            </w:r>
          </w:p>
        </w:tc>
        <w:tc>
          <w:tcPr>
            <w:tcW w:w="0" w:type="auto"/>
            <w:hideMark/>
          </w:tcPr>
          <w:p w14:paraId="4E4249ED"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28.92</w:t>
            </w:r>
          </w:p>
        </w:tc>
        <w:tc>
          <w:tcPr>
            <w:tcW w:w="0" w:type="auto"/>
            <w:hideMark/>
          </w:tcPr>
          <w:p w14:paraId="601AF2BF"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-15.73</w:t>
            </w:r>
          </w:p>
        </w:tc>
        <w:tc>
          <w:tcPr>
            <w:tcW w:w="0" w:type="auto"/>
            <w:hideMark/>
          </w:tcPr>
          <w:p w14:paraId="04DF6793"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-9</w:t>
            </w:r>
          </w:p>
        </w:tc>
        <w:tc>
          <w:tcPr>
            <w:tcW w:w="0" w:type="auto"/>
            <w:hideMark/>
          </w:tcPr>
          <w:p w14:paraId="0995323F"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-43</w:t>
            </w:r>
          </w:p>
        </w:tc>
        <w:tc>
          <w:tcPr>
            <w:tcW w:w="0" w:type="auto"/>
            <w:hideMark/>
          </w:tcPr>
          <w:p w14:paraId="3BB54512"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12.89</w:t>
            </w:r>
          </w:p>
        </w:tc>
        <w:tc>
          <w:tcPr>
            <w:tcW w:w="0" w:type="auto"/>
            <w:hideMark/>
          </w:tcPr>
          <w:p w14:paraId="3427A77F"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-2.45</w:t>
            </w:r>
          </w:p>
        </w:tc>
        <w:tc>
          <w:tcPr>
            <w:tcW w:w="0" w:type="auto"/>
            <w:hideMark/>
          </w:tcPr>
          <w:p w14:paraId="70517273"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16</w:t>
            </w:r>
          </w:p>
        </w:tc>
        <w:tc>
          <w:tcPr>
            <w:tcW w:w="0" w:type="auto"/>
            <w:hideMark/>
          </w:tcPr>
          <w:p w14:paraId="7FA09245"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-34</w:t>
            </w:r>
          </w:p>
        </w:tc>
      </w:tr>
      <w:tr w:rsidR="00185F8C" w:rsidRPr="00656C9D" w14:paraId="00FEE412" w14:textId="77777777" w:rsidTr="00DD637F">
        <w:trPr>
          <w:trHeight w:hRule="exact" w:val="274"/>
        </w:trPr>
        <w:tc>
          <w:tcPr>
            <w:tcW w:w="0" w:type="auto"/>
            <w:hideMark/>
          </w:tcPr>
          <w:p w14:paraId="186F64C8"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Summer</w:t>
            </w:r>
          </w:p>
        </w:tc>
        <w:tc>
          <w:tcPr>
            <w:tcW w:w="0" w:type="auto"/>
            <w:hideMark/>
          </w:tcPr>
          <w:p w14:paraId="047A0C0D"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34.3</w:t>
            </w:r>
          </w:p>
        </w:tc>
        <w:tc>
          <w:tcPr>
            <w:tcW w:w="0" w:type="auto"/>
            <w:hideMark/>
          </w:tcPr>
          <w:p w14:paraId="592CF576"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-18.46</w:t>
            </w:r>
          </w:p>
        </w:tc>
        <w:tc>
          <w:tcPr>
            <w:tcW w:w="0" w:type="auto"/>
            <w:hideMark/>
          </w:tcPr>
          <w:p w14:paraId="2CD18630"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3.5</w:t>
            </w:r>
          </w:p>
        </w:tc>
        <w:tc>
          <w:tcPr>
            <w:tcW w:w="0" w:type="auto"/>
            <w:hideMark/>
          </w:tcPr>
          <w:p w14:paraId="7D159C80"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-4</w:t>
            </w:r>
          </w:p>
        </w:tc>
        <w:tc>
          <w:tcPr>
            <w:tcW w:w="0" w:type="auto"/>
            <w:hideMark/>
          </w:tcPr>
          <w:p w14:paraId="4121DC20"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13.16</w:t>
            </w:r>
          </w:p>
        </w:tc>
        <w:tc>
          <w:tcPr>
            <w:tcW w:w="0" w:type="auto"/>
            <w:hideMark/>
          </w:tcPr>
          <w:p w14:paraId="4B069AC1"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-2.92</w:t>
            </w:r>
          </w:p>
        </w:tc>
        <w:tc>
          <w:tcPr>
            <w:tcW w:w="0" w:type="auto"/>
            <w:hideMark/>
          </w:tcPr>
          <w:p w14:paraId="576BC3DD"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10.5</w:t>
            </w:r>
          </w:p>
        </w:tc>
        <w:tc>
          <w:tcPr>
            <w:tcW w:w="0" w:type="auto"/>
            <w:hideMark/>
          </w:tcPr>
          <w:p w14:paraId="5C45E8C0" w14:textId="77777777" w:rsidR="00185F8C" w:rsidRPr="00DD637F" w:rsidRDefault="00185F8C" w:rsidP="00185F8C">
            <w:pPr>
              <w:spacing w:after="270"/>
              <w:rPr>
                <w:rFonts w:eastAsia="Times New Roman"/>
                <w:color w:val="000000"/>
                <w:sz w:val="18"/>
                <w:szCs w:val="18"/>
              </w:rPr>
            </w:pPr>
            <w:r w:rsidRPr="00DD637F">
              <w:rPr>
                <w:rFonts w:eastAsia="Times New Roman"/>
                <w:color w:val="000000"/>
                <w:sz w:val="18"/>
                <w:szCs w:val="18"/>
              </w:rPr>
              <w:t>8</w:t>
            </w:r>
          </w:p>
        </w:tc>
      </w:tr>
    </w:tbl>
    <w:p w14:paraId="77CC20B5" w14:textId="03C353B9" w:rsidR="00185F8C" w:rsidRPr="00DD637F" w:rsidRDefault="00185F8C" w:rsidP="009B36F4"/>
    <w:sectPr w:rsidR="00185F8C" w:rsidRPr="00DD637F" w:rsidSect="009F3F6D">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bimereki Muzaale" w:date="2023-07-25T06:46:00Z" w:initials="AM">
    <w:p w14:paraId="140F4DFC" w14:textId="77777777" w:rsidR="00A36F0D" w:rsidRDefault="00A36F0D" w:rsidP="00FD4E08">
      <w:r>
        <w:rPr>
          <w:rStyle w:val="CommentReference"/>
        </w:rPr>
        <w:annotationRef/>
      </w:r>
      <w:r>
        <w:rPr>
          <w:sz w:val="20"/>
          <w:szCs w:val="20"/>
        </w:rPr>
        <w:t>Remember to update these affiliations</w:t>
      </w:r>
    </w:p>
  </w:comment>
  <w:comment w:id="3" w:author="Andrew Arking" w:date="2023-07-25T13:15:00Z" w:initials="AA">
    <w:p w14:paraId="3840B1A3" w14:textId="77777777" w:rsidR="00767C2A" w:rsidRDefault="00767C2A" w:rsidP="00FC097A">
      <w:pPr>
        <w:pStyle w:val="CommentText"/>
      </w:pPr>
      <w:r>
        <w:rPr>
          <w:rStyle w:val="CommentReference"/>
        </w:rPr>
        <w:annotationRef/>
      </w:r>
      <w:r>
        <w:t>Last thing to change</w:t>
      </w:r>
    </w:p>
  </w:comment>
  <w:comment w:id="23" w:author="Abimereki Muzaale" w:date="2023-08-01T11:27:00Z" w:initials="AM">
    <w:p w14:paraId="521BAFA9" w14:textId="77777777" w:rsidR="00E0722C" w:rsidRDefault="00E0722C" w:rsidP="005C41B6">
      <w:r>
        <w:rPr>
          <w:rStyle w:val="CommentReference"/>
        </w:rPr>
        <w:annotationRef/>
      </w:r>
      <w:r>
        <w:rPr>
          <w:sz w:val="20"/>
          <w:szCs w:val="20"/>
        </w:rPr>
        <w:t>Avoid interpreting findings in the results section. The place for that is the discussion</w:t>
      </w:r>
    </w:p>
  </w:comment>
  <w:comment w:id="24" w:author="Andrew Arking" w:date="2023-07-18T10:11:00Z" w:initials="AA">
    <w:p w14:paraId="4B50D66F" w14:textId="1672D7C0" w:rsidR="005D2DA8" w:rsidRDefault="00A5238A" w:rsidP="00324A80">
      <w:pPr>
        <w:pStyle w:val="CommentText"/>
      </w:pPr>
      <w:r>
        <w:rPr>
          <w:rStyle w:val="CommentReference"/>
        </w:rPr>
        <w:annotationRef/>
      </w:r>
      <w:r w:rsidR="005D2DA8">
        <w:t xml:space="preserve">I decided to change this section to reflect summer vs winter over four time periods: pre-2005 (growth), 2005-2017 (decline), 2017-2019 (growth, per Fawaz's paper), and 2020+ (decline as per figure 1) </w:t>
      </w:r>
    </w:p>
  </w:comment>
  <w:comment w:id="25" w:author="Abimereki Muzaale" w:date="2023-07-25T06:47:00Z" w:initials="AM">
    <w:p w14:paraId="63D980C2" w14:textId="77777777" w:rsidR="00A36F0D" w:rsidRDefault="00A36F0D" w:rsidP="004B32E1">
      <w:r>
        <w:rPr>
          <w:rStyle w:val="CommentReference"/>
        </w:rPr>
        <w:annotationRef/>
      </w:r>
      <w:r>
        <w:rPr>
          <w:sz w:val="20"/>
          <w:szCs w:val="20"/>
        </w:rPr>
        <w:t>Cool</w:t>
      </w:r>
    </w:p>
  </w:comment>
  <w:comment w:id="26" w:author="Abimereki Muzaale" w:date="2023-07-25T06:45:00Z" w:initials="AM">
    <w:p w14:paraId="053A1066" w14:textId="289C7E5A" w:rsidR="0021092B" w:rsidRDefault="0021092B" w:rsidP="002432FB">
      <w:r>
        <w:rPr>
          <w:rStyle w:val="CommentReference"/>
        </w:rPr>
        <w:annotationRef/>
      </w:r>
      <w:r>
        <w:rPr>
          <w:sz w:val="20"/>
          <w:szCs w:val="20"/>
        </w:rPr>
        <w:t>Please insert a table from .xlsx file. Some journals are beginning to accept LaTeX but I’m not sure AJT is one of them</w:t>
      </w:r>
    </w:p>
  </w:comment>
  <w:comment w:id="27" w:author="Abimereki Muzaale" w:date="2023-08-01T11:45:00Z" w:initials="AM">
    <w:p w14:paraId="4B8DEC2B" w14:textId="77777777" w:rsidR="00B0439B" w:rsidRDefault="00B0439B" w:rsidP="004B2E25">
      <w:r>
        <w:rPr>
          <w:rStyle w:val="CommentReference"/>
        </w:rPr>
        <w:annotationRef/>
      </w:r>
      <w:r>
        <w:rPr>
          <w:sz w:val="20"/>
          <w:szCs w:val="20"/>
        </w:rPr>
        <w:t>We indent code as well as ordinary text</w:t>
      </w:r>
    </w:p>
  </w:comment>
  <w:comment w:id="28" w:author="Abimereki Muzaale" w:date="2023-07-25T06:49:00Z" w:initials="AM">
    <w:p w14:paraId="085A38BE" w14:textId="24C0D10D" w:rsidR="00D712BD" w:rsidRDefault="00D712BD" w:rsidP="00B55210">
      <w:r>
        <w:rPr>
          <w:rStyle w:val="CommentReference"/>
        </w:rPr>
        <w:annotationRef/>
      </w:r>
      <w:r>
        <w:rPr>
          <w:sz w:val="20"/>
          <w:szCs w:val="20"/>
        </w:rPr>
        <w:t>Use Princeton colors to enhance the aesthetics (different colors for Median and IQR. The year labels &amp; ticks should be from 1990-2020 with increments of 5 years</w:t>
      </w:r>
    </w:p>
  </w:comment>
  <w:comment w:id="29" w:author="Abimereki Muzaale" w:date="2023-08-01T11:55:00Z" w:initials="AM">
    <w:p w14:paraId="46D488CB" w14:textId="77777777" w:rsidR="00413386" w:rsidRDefault="00413386" w:rsidP="00403EB7">
      <w:r>
        <w:rPr>
          <w:rStyle w:val="CommentReference"/>
        </w:rPr>
        <w:annotationRef/>
      </w:r>
      <w:r>
        <w:rPr>
          <w:sz w:val="20"/>
          <w:szCs w:val="20"/>
        </w:rPr>
        <w:t>Incidence is a technical term in epidemiology with very specific meaning</w:t>
      </w:r>
    </w:p>
  </w:comment>
  <w:comment w:id="30" w:author="Abimereki Muzaale" w:date="2023-07-25T06:51:00Z" w:initials="AM">
    <w:p w14:paraId="282A7BE8" w14:textId="4C1F35B5" w:rsidR="00C967EC" w:rsidRDefault="00C967EC" w:rsidP="00525BA5">
      <w:r>
        <w:rPr>
          <w:rStyle w:val="CommentReference"/>
        </w:rPr>
        <w:annotationRef/>
      </w:r>
      <w:r>
        <w:rPr>
          <w:sz w:val="20"/>
          <w:szCs w:val="20"/>
        </w:rPr>
        <w:t>Let’s drop the 1980s. Also, is it possible to use a dashed-line for one of the decades?</w:t>
      </w:r>
    </w:p>
  </w:comment>
  <w:comment w:id="31" w:author="Abimereki Muzaale" w:date="2023-08-01T12:07:00Z" w:initials="AM">
    <w:p w14:paraId="76503891" w14:textId="77777777" w:rsidR="00731C32" w:rsidRDefault="00731C32" w:rsidP="003425B7">
      <w:r>
        <w:rPr>
          <w:rStyle w:val="CommentReference"/>
        </w:rPr>
        <w:annotationRef/>
      </w:r>
      <w:r>
        <w:rPr>
          <w:sz w:val="20"/>
          <w:szCs w:val="20"/>
        </w:rPr>
        <w:t>Just noticed that higher income is a “bigger” issue among related donors and low income “bigger” among unrelated donors. My mind is zone-out right now. But will revisit this after we get feedback from Fawaz.</w:t>
      </w:r>
    </w:p>
  </w:comment>
  <w:comment w:id="32" w:author="Abimereki Muzaale" w:date="2023-07-25T06:53:00Z" w:initials="AM">
    <w:p w14:paraId="1BCE7DEE" w14:textId="4912B49A" w:rsidR="00647FCE" w:rsidRDefault="00647FCE" w:rsidP="009F741B">
      <w:r>
        <w:rPr>
          <w:rStyle w:val="CommentReference"/>
        </w:rPr>
        <w:annotationRef/>
      </w:r>
      <w:r>
        <w:rPr>
          <w:sz w:val="20"/>
          <w:szCs w:val="20"/>
        </w:rPr>
        <w:t>Let’s use a log-scale for the y-axis but the labels should be on the natural scale. The range should be from IRR 0.5 - 2.0 (or whatever the upper-most bound is</w:t>
      </w:r>
    </w:p>
    <w:p w14:paraId="5BC1C74F" w14:textId="77777777" w:rsidR="00647FCE" w:rsidRDefault="00647FCE" w:rsidP="009F741B"/>
    <w:p w14:paraId="4B13925A" w14:textId="77777777" w:rsidR="00647FCE" w:rsidRDefault="00647FCE" w:rsidP="009F741B">
      <w:r>
        <w:rPr>
          <w:sz w:val="20"/>
          <w:szCs w:val="20"/>
        </w:rPr>
        <w:t>The income tertiles should be described using the dollar amounts within the figure legend</w:t>
      </w:r>
    </w:p>
  </w:comment>
  <w:comment w:id="33" w:author="Abimereki Muzaale" w:date="2023-07-25T06:57:00Z" w:initials="AM">
    <w:p w14:paraId="618EF9D6" w14:textId="77777777" w:rsidR="00986DF3" w:rsidRDefault="00986DF3" w:rsidP="00154559">
      <w:r>
        <w:rPr>
          <w:rStyle w:val="CommentReference"/>
        </w:rPr>
        <w:annotationRef/>
      </w:r>
      <w:r>
        <w:rPr>
          <w:sz w:val="20"/>
          <w:szCs w:val="20"/>
        </w:rPr>
        <w:t>Let’s use AJT or Vancouver format. Endnote should automate that. Also, address reference 6 which looks like a typo</w:t>
      </w:r>
    </w:p>
  </w:comment>
  <w:comment w:id="34" w:author="Abimereki Muzaale" w:date="2023-08-01T12:08:00Z" w:initials="AM">
    <w:p w14:paraId="1C548534" w14:textId="77777777" w:rsidR="0036763F" w:rsidRDefault="0036763F" w:rsidP="00DB4EC2">
      <w:r>
        <w:rPr>
          <w:rStyle w:val="CommentReference"/>
        </w:rPr>
        <w:annotationRef/>
      </w:r>
      <w:r>
        <w:rPr>
          <w:sz w:val="20"/>
          <w:szCs w:val="20"/>
        </w:rPr>
        <w:t xml:space="preserve">Something amiss with Reference #6. Also, confirm that you are using either AJT style or Vancouver. </w:t>
      </w:r>
    </w:p>
  </w:comment>
  <w:comment w:id="35" w:author="Abimereki Muzaale" w:date="2023-07-25T06:51:00Z" w:initials="AM">
    <w:p w14:paraId="57159236" w14:textId="3B69A9FE" w:rsidR="00312CC1" w:rsidRDefault="00312CC1" w:rsidP="00312CC1">
      <w:r>
        <w:rPr>
          <w:rStyle w:val="CommentReference"/>
        </w:rPr>
        <w:annotationRef/>
      </w:r>
      <w:r>
        <w:rPr>
          <w:sz w:val="20"/>
          <w:szCs w:val="20"/>
        </w:rPr>
        <w:t>Let’s drop the 1980s. Also, is it possible to use a dashed-line for one of the decades?</w:t>
      </w:r>
    </w:p>
  </w:comment>
  <w:comment w:id="36" w:author="Abimereki Muzaale" w:date="2023-07-25T06:51:00Z" w:initials="AM">
    <w:p w14:paraId="4F049321" w14:textId="77777777" w:rsidR="00312CC1" w:rsidRDefault="00312CC1" w:rsidP="00312CC1">
      <w:r>
        <w:rPr>
          <w:rStyle w:val="CommentReference"/>
        </w:rPr>
        <w:annotationRef/>
      </w:r>
      <w:r>
        <w:rPr>
          <w:sz w:val="20"/>
          <w:szCs w:val="20"/>
        </w:rPr>
        <w:t>Let’s drop the 1980s. Also, is it possible to use a dashed-line for one of the decades?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0F4DFC" w15:done="1"/>
  <w15:commentEx w15:paraId="3840B1A3" w15:done="1"/>
  <w15:commentEx w15:paraId="521BAFA9" w15:done="1"/>
  <w15:commentEx w15:paraId="4B50D66F" w15:done="1"/>
  <w15:commentEx w15:paraId="63D980C2" w15:paraIdParent="4B50D66F" w15:done="1"/>
  <w15:commentEx w15:paraId="053A1066" w15:done="1"/>
  <w15:commentEx w15:paraId="4B8DEC2B" w15:done="1"/>
  <w15:commentEx w15:paraId="085A38BE" w15:done="1"/>
  <w15:commentEx w15:paraId="46D488CB" w15:done="1"/>
  <w15:commentEx w15:paraId="282A7BE8" w15:done="1"/>
  <w15:commentEx w15:paraId="76503891" w15:done="1"/>
  <w15:commentEx w15:paraId="4B13925A" w15:done="1"/>
  <w15:commentEx w15:paraId="618EF9D6" w15:done="1"/>
  <w15:commentEx w15:paraId="1C548534" w15:done="1"/>
  <w15:commentEx w15:paraId="57159236" w15:done="1"/>
  <w15:commentEx w15:paraId="4F04932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9EE42" w16cex:dateUtc="2023-07-25T10:46:00Z"/>
  <w16cex:commentExtensible w16cex:durableId="286A496E" w16cex:dateUtc="2023-07-25T17:15:00Z"/>
  <w16cex:commentExtensible w16cex:durableId="28736AA8" w16cex:dateUtc="2023-08-01T15:27:00Z"/>
  <w16cex:commentExtensible w16cex:durableId="2860E3D6" w16cex:dateUtc="2023-07-18T14:11:00Z"/>
  <w16cex:commentExtensible w16cex:durableId="2869EE65" w16cex:dateUtc="2023-07-25T10:47:00Z"/>
  <w16cex:commentExtensible w16cex:durableId="2869EE20" w16cex:dateUtc="2023-07-25T10:45:00Z"/>
  <w16cex:commentExtensible w16cex:durableId="28736EDF" w16cex:dateUtc="2023-08-01T15:45:00Z"/>
  <w16cex:commentExtensible w16cex:durableId="2869EF07" w16cex:dateUtc="2023-07-25T10:49:00Z"/>
  <w16cex:commentExtensible w16cex:durableId="2873711A" w16cex:dateUtc="2023-08-01T15:55:00Z"/>
  <w16cex:commentExtensible w16cex:durableId="2869EF76" w16cex:dateUtc="2023-07-25T10:51:00Z"/>
  <w16cex:commentExtensible w16cex:durableId="287373E8" w16cex:dateUtc="2023-08-01T16:07:00Z"/>
  <w16cex:commentExtensible w16cex:durableId="2869EFE1" w16cex:dateUtc="2023-07-25T10:53:00Z"/>
  <w16cex:commentExtensible w16cex:durableId="2869F0DE" w16cex:dateUtc="2023-07-25T10:57:00Z"/>
  <w16cex:commentExtensible w16cex:durableId="28737441" w16cex:dateUtc="2023-08-01T16:08:00Z"/>
  <w16cex:commentExtensible w16cex:durableId="286CE56C" w16cex:dateUtc="2023-07-25T10:51:00Z"/>
  <w16cex:commentExtensible w16cex:durableId="286CE6DE" w16cex:dateUtc="2023-07-25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0F4DFC" w16cid:durableId="2869EE42"/>
  <w16cid:commentId w16cid:paraId="3840B1A3" w16cid:durableId="286A496E"/>
  <w16cid:commentId w16cid:paraId="521BAFA9" w16cid:durableId="28736AA8"/>
  <w16cid:commentId w16cid:paraId="4B50D66F" w16cid:durableId="2860E3D6"/>
  <w16cid:commentId w16cid:paraId="63D980C2" w16cid:durableId="2869EE65"/>
  <w16cid:commentId w16cid:paraId="053A1066" w16cid:durableId="2869EE20"/>
  <w16cid:commentId w16cid:paraId="4B8DEC2B" w16cid:durableId="28736EDF"/>
  <w16cid:commentId w16cid:paraId="085A38BE" w16cid:durableId="2869EF07"/>
  <w16cid:commentId w16cid:paraId="46D488CB" w16cid:durableId="2873711A"/>
  <w16cid:commentId w16cid:paraId="282A7BE8" w16cid:durableId="2869EF76"/>
  <w16cid:commentId w16cid:paraId="76503891" w16cid:durableId="287373E8"/>
  <w16cid:commentId w16cid:paraId="4B13925A" w16cid:durableId="2869EFE1"/>
  <w16cid:commentId w16cid:paraId="618EF9D6" w16cid:durableId="2869F0DE"/>
  <w16cid:commentId w16cid:paraId="1C548534" w16cid:durableId="28737441"/>
  <w16cid:commentId w16cid:paraId="57159236" w16cid:durableId="286CE56C"/>
  <w16cid:commentId w16cid:paraId="4F049321" w16cid:durableId="286CE6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C397B"/>
    <w:multiLevelType w:val="multilevel"/>
    <w:tmpl w:val="A254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3E4100"/>
    <w:multiLevelType w:val="hybridMultilevel"/>
    <w:tmpl w:val="401E444A"/>
    <w:lvl w:ilvl="0" w:tplc="FBA8F8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5517B4"/>
    <w:multiLevelType w:val="multilevel"/>
    <w:tmpl w:val="FAAA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08D242D"/>
    <w:multiLevelType w:val="hybridMultilevel"/>
    <w:tmpl w:val="5A2A990C"/>
    <w:lvl w:ilvl="0" w:tplc="4BCE93E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042265">
    <w:abstractNumId w:val="1"/>
  </w:num>
  <w:num w:numId="2" w16cid:durableId="632180570">
    <w:abstractNumId w:val="3"/>
  </w:num>
  <w:num w:numId="3" w16cid:durableId="986056255">
    <w:abstractNumId w:val="2"/>
  </w:num>
  <w:num w:numId="4" w16cid:durableId="10633346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imereki Muzaale">
    <w15:presenceInfo w15:providerId="AD" w15:userId="S::amuzaal1@jh.edu::e2f0d3d1-dd30-491a-99cf-af43d39e5d85"/>
  </w15:person>
  <w15:person w15:author="Andrew Arking">
    <w15:presenceInfo w15:providerId="AD" w15:userId="S::andrew.arking@einsteinmed.edu::8b54595f-9374-48fb-92d0-fb7b618176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ewv0095dfz0thefsfnvata7xdw2spwxpara&quot;&gt;Transplant Sources&lt;record-ids&gt;&lt;item&gt;1&lt;/item&gt;&lt;item&gt;13&lt;/item&gt;&lt;item&gt;21&lt;/item&gt;&lt;item&gt;24&lt;/item&gt;&lt;item&gt;39&lt;/item&gt;&lt;item&gt;40&lt;/item&gt;&lt;item&gt;41&lt;/item&gt;&lt;item&gt;42&lt;/item&gt;&lt;/record-ids&gt;&lt;/item&gt;&lt;/Libraries&gt;"/>
  </w:docVars>
  <w:rsids>
    <w:rsidRoot w:val="009B36F4"/>
    <w:rsid w:val="00015AF5"/>
    <w:rsid w:val="00021C30"/>
    <w:rsid w:val="00033CBE"/>
    <w:rsid w:val="000628B8"/>
    <w:rsid w:val="0006369C"/>
    <w:rsid w:val="00082E8F"/>
    <w:rsid w:val="000A23A9"/>
    <w:rsid w:val="000C6975"/>
    <w:rsid w:val="000F1BEC"/>
    <w:rsid w:val="000F1F97"/>
    <w:rsid w:val="001067A5"/>
    <w:rsid w:val="00110D33"/>
    <w:rsid w:val="00114879"/>
    <w:rsid w:val="00114D31"/>
    <w:rsid w:val="00124BE3"/>
    <w:rsid w:val="0012785C"/>
    <w:rsid w:val="00146D9F"/>
    <w:rsid w:val="00163047"/>
    <w:rsid w:val="00185F8C"/>
    <w:rsid w:val="001A1D54"/>
    <w:rsid w:val="001C044E"/>
    <w:rsid w:val="001C0FCA"/>
    <w:rsid w:val="001C237E"/>
    <w:rsid w:val="001C6F23"/>
    <w:rsid w:val="001D43A4"/>
    <w:rsid w:val="001D7289"/>
    <w:rsid w:val="001E3ABB"/>
    <w:rsid w:val="001E4E91"/>
    <w:rsid w:val="001F1310"/>
    <w:rsid w:val="001F75BC"/>
    <w:rsid w:val="0021092B"/>
    <w:rsid w:val="00212143"/>
    <w:rsid w:val="00214704"/>
    <w:rsid w:val="00252B1E"/>
    <w:rsid w:val="002647F8"/>
    <w:rsid w:val="002662E9"/>
    <w:rsid w:val="00270482"/>
    <w:rsid w:val="00273F10"/>
    <w:rsid w:val="0029382A"/>
    <w:rsid w:val="00297143"/>
    <w:rsid w:val="002B420E"/>
    <w:rsid w:val="002B48D2"/>
    <w:rsid w:val="002B56BD"/>
    <w:rsid w:val="002F6434"/>
    <w:rsid w:val="003054C8"/>
    <w:rsid w:val="00310280"/>
    <w:rsid w:val="00312CC1"/>
    <w:rsid w:val="00321C1F"/>
    <w:rsid w:val="00322099"/>
    <w:rsid w:val="0036213D"/>
    <w:rsid w:val="0036756C"/>
    <w:rsid w:val="0036763F"/>
    <w:rsid w:val="00367B5C"/>
    <w:rsid w:val="00393172"/>
    <w:rsid w:val="00395ACA"/>
    <w:rsid w:val="003A25E4"/>
    <w:rsid w:val="003A3120"/>
    <w:rsid w:val="003A49CC"/>
    <w:rsid w:val="003C1FCE"/>
    <w:rsid w:val="003D2426"/>
    <w:rsid w:val="003E0C8E"/>
    <w:rsid w:val="003E0CB5"/>
    <w:rsid w:val="003E1383"/>
    <w:rsid w:val="0041227C"/>
    <w:rsid w:val="00413386"/>
    <w:rsid w:val="0041616C"/>
    <w:rsid w:val="00423DBC"/>
    <w:rsid w:val="0042532E"/>
    <w:rsid w:val="00434B3F"/>
    <w:rsid w:val="00435C3D"/>
    <w:rsid w:val="00437BCA"/>
    <w:rsid w:val="00455D84"/>
    <w:rsid w:val="0047674F"/>
    <w:rsid w:val="004C1F3A"/>
    <w:rsid w:val="004C33FE"/>
    <w:rsid w:val="004C5CB6"/>
    <w:rsid w:val="004D6781"/>
    <w:rsid w:val="004D72E2"/>
    <w:rsid w:val="004E5B55"/>
    <w:rsid w:val="004F023C"/>
    <w:rsid w:val="00501BF8"/>
    <w:rsid w:val="0052260A"/>
    <w:rsid w:val="00526D60"/>
    <w:rsid w:val="00532FB3"/>
    <w:rsid w:val="005421E5"/>
    <w:rsid w:val="00543E78"/>
    <w:rsid w:val="00550BF0"/>
    <w:rsid w:val="00552EAB"/>
    <w:rsid w:val="00564F5E"/>
    <w:rsid w:val="00566209"/>
    <w:rsid w:val="005770E0"/>
    <w:rsid w:val="00583BF2"/>
    <w:rsid w:val="005877FA"/>
    <w:rsid w:val="005879B5"/>
    <w:rsid w:val="00597629"/>
    <w:rsid w:val="005A62CE"/>
    <w:rsid w:val="005C72EA"/>
    <w:rsid w:val="005D2DA8"/>
    <w:rsid w:val="006003C8"/>
    <w:rsid w:val="006116F5"/>
    <w:rsid w:val="00614C02"/>
    <w:rsid w:val="00620168"/>
    <w:rsid w:val="00620BB4"/>
    <w:rsid w:val="00625700"/>
    <w:rsid w:val="00631A99"/>
    <w:rsid w:val="006328CB"/>
    <w:rsid w:val="00647FCE"/>
    <w:rsid w:val="00656C9D"/>
    <w:rsid w:val="00661502"/>
    <w:rsid w:val="00673FC8"/>
    <w:rsid w:val="0068019A"/>
    <w:rsid w:val="00680C61"/>
    <w:rsid w:val="00687811"/>
    <w:rsid w:val="006A2485"/>
    <w:rsid w:val="006B2421"/>
    <w:rsid w:val="006B4B2E"/>
    <w:rsid w:val="006B6EC2"/>
    <w:rsid w:val="006E0EB5"/>
    <w:rsid w:val="006F30F2"/>
    <w:rsid w:val="006F385D"/>
    <w:rsid w:val="006F5898"/>
    <w:rsid w:val="00700B22"/>
    <w:rsid w:val="0070635C"/>
    <w:rsid w:val="00720856"/>
    <w:rsid w:val="00723B6B"/>
    <w:rsid w:val="00725EF7"/>
    <w:rsid w:val="007270AF"/>
    <w:rsid w:val="007303F9"/>
    <w:rsid w:val="00731C32"/>
    <w:rsid w:val="00734B0F"/>
    <w:rsid w:val="007440A7"/>
    <w:rsid w:val="00746D06"/>
    <w:rsid w:val="00761352"/>
    <w:rsid w:val="00767C2A"/>
    <w:rsid w:val="00781C8F"/>
    <w:rsid w:val="00787305"/>
    <w:rsid w:val="007A015D"/>
    <w:rsid w:val="007A536D"/>
    <w:rsid w:val="007B40E7"/>
    <w:rsid w:val="007B4D88"/>
    <w:rsid w:val="007E7E19"/>
    <w:rsid w:val="007F7119"/>
    <w:rsid w:val="007F771B"/>
    <w:rsid w:val="00801EE4"/>
    <w:rsid w:val="0081071A"/>
    <w:rsid w:val="00825B56"/>
    <w:rsid w:val="00832376"/>
    <w:rsid w:val="00833D91"/>
    <w:rsid w:val="00835DC3"/>
    <w:rsid w:val="00853B14"/>
    <w:rsid w:val="008644DB"/>
    <w:rsid w:val="0087604B"/>
    <w:rsid w:val="00895131"/>
    <w:rsid w:val="00897DB2"/>
    <w:rsid w:val="008A6076"/>
    <w:rsid w:val="008B19CB"/>
    <w:rsid w:val="008B509E"/>
    <w:rsid w:val="008C254A"/>
    <w:rsid w:val="008C753B"/>
    <w:rsid w:val="008D1ACD"/>
    <w:rsid w:val="008D46FE"/>
    <w:rsid w:val="008F53E3"/>
    <w:rsid w:val="00900552"/>
    <w:rsid w:val="0090146A"/>
    <w:rsid w:val="00901B0E"/>
    <w:rsid w:val="00902975"/>
    <w:rsid w:val="009069FA"/>
    <w:rsid w:val="009207DC"/>
    <w:rsid w:val="00922581"/>
    <w:rsid w:val="0092363C"/>
    <w:rsid w:val="00926AEF"/>
    <w:rsid w:val="00932060"/>
    <w:rsid w:val="00934DC1"/>
    <w:rsid w:val="0093581A"/>
    <w:rsid w:val="00935871"/>
    <w:rsid w:val="0094371A"/>
    <w:rsid w:val="00945DC3"/>
    <w:rsid w:val="00962E96"/>
    <w:rsid w:val="00967C0E"/>
    <w:rsid w:val="00986DF3"/>
    <w:rsid w:val="0099260B"/>
    <w:rsid w:val="009A01B3"/>
    <w:rsid w:val="009A213C"/>
    <w:rsid w:val="009B1D5D"/>
    <w:rsid w:val="009B36F4"/>
    <w:rsid w:val="009C7BC3"/>
    <w:rsid w:val="009D543F"/>
    <w:rsid w:val="009E4F55"/>
    <w:rsid w:val="009F3F6D"/>
    <w:rsid w:val="00A053B5"/>
    <w:rsid w:val="00A138E3"/>
    <w:rsid w:val="00A163DF"/>
    <w:rsid w:val="00A17626"/>
    <w:rsid w:val="00A33D28"/>
    <w:rsid w:val="00A36DC0"/>
    <w:rsid w:val="00A36F0D"/>
    <w:rsid w:val="00A44BEE"/>
    <w:rsid w:val="00A512E2"/>
    <w:rsid w:val="00A5238A"/>
    <w:rsid w:val="00A52E6A"/>
    <w:rsid w:val="00A6306A"/>
    <w:rsid w:val="00A7241E"/>
    <w:rsid w:val="00A7415B"/>
    <w:rsid w:val="00A772D3"/>
    <w:rsid w:val="00A77A57"/>
    <w:rsid w:val="00A87C1E"/>
    <w:rsid w:val="00A9038E"/>
    <w:rsid w:val="00A90452"/>
    <w:rsid w:val="00A93603"/>
    <w:rsid w:val="00AB3596"/>
    <w:rsid w:val="00AC3BCC"/>
    <w:rsid w:val="00AD4B33"/>
    <w:rsid w:val="00AD4F75"/>
    <w:rsid w:val="00AE3A17"/>
    <w:rsid w:val="00AE656C"/>
    <w:rsid w:val="00B0439B"/>
    <w:rsid w:val="00B14ABF"/>
    <w:rsid w:val="00B16DD8"/>
    <w:rsid w:val="00B20E12"/>
    <w:rsid w:val="00B24CCC"/>
    <w:rsid w:val="00B55466"/>
    <w:rsid w:val="00B60CB5"/>
    <w:rsid w:val="00B74A18"/>
    <w:rsid w:val="00B80C0D"/>
    <w:rsid w:val="00B821E7"/>
    <w:rsid w:val="00B926D8"/>
    <w:rsid w:val="00BA0213"/>
    <w:rsid w:val="00BC7AE2"/>
    <w:rsid w:val="00BE051D"/>
    <w:rsid w:val="00BF27A6"/>
    <w:rsid w:val="00C04F87"/>
    <w:rsid w:val="00C055FB"/>
    <w:rsid w:val="00C10CD9"/>
    <w:rsid w:val="00C13EA4"/>
    <w:rsid w:val="00C71046"/>
    <w:rsid w:val="00C77CD9"/>
    <w:rsid w:val="00C941BA"/>
    <w:rsid w:val="00C967EC"/>
    <w:rsid w:val="00C968FE"/>
    <w:rsid w:val="00C975D9"/>
    <w:rsid w:val="00C97B61"/>
    <w:rsid w:val="00CB0CC1"/>
    <w:rsid w:val="00CB2950"/>
    <w:rsid w:val="00CC0000"/>
    <w:rsid w:val="00CC2DFC"/>
    <w:rsid w:val="00CC51B3"/>
    <w:rsid w:val="00CE230B"/>
    <w:rsid w:val="00CE5923"/>
    <w:rsid w:val="00CF0275"/>
    <w:rsid w:val="00CF2A02"/>
    <w:rsid w:val="00D00FDF"/>
    <w:rsid w:val="00D06CE8"/>
    <w:rsid w:val="00D1115B"/>
    <w:rsid w:val="00D11335"/>
    <w:rsid w:val="00D14303"/>
    <w:rsid w:val="00D27128"/>
    <w:rsid w:val="00D3380A"/>
    <w:rsid w:val="00D34557"/>
    <w:rsid w:val="00D347A9"/>
    <w:rsid w:val="00D34E96"/>
    <w:rsid w:val="00D47F63"/>
    <w:rsid w:val="00D52492"/>
    <w:rsid w:val="00D712BD"/>
    <w:rsid w:val="00D75280"/>
    <w:rsid w:val="00D83853"/>
    <w:rsid w:val="00D85453"/>
    <w:rsid w:val="00D86E58"/>
    <w:rsid w:val="00D92FBA"/>
    <w:rsid w:val="00D96D8D"/>
    <w:rsid w:val="00DB0229"/>
    <w:rsid w:val="00DB6C53"/>
    <w:rsid w:val="00DB7295"/>
    <w:rsid w:val="00DC348A"/>
    <w:rsid w:val="00DC57B6"/>
    <w:rsid w:val="00DD1B56"/>
    <w:rsid w:val="00DD637F"/>
    <w:rsid w:val="00DE0F30"/>
    <w:rsid w:val="00DE2ACA"/>
    <w:rsid w:val="00DE3A43"/>
    <w:rsid w:val="00E00B27"/>
    <w:rsid w:val="00E0722C"/>
    <w:rsid w:val="00E15F7D"/>
    <w:rsid w:val="00E40871"/>
    <w:rsid w:val="00E56CC5"/>
    <w:rsid w:val="00E6441A"/>
    <w:rsid w:val="00E6531E"/>
    <w:rsid w:val="00E76050"/>
    <w:rsid w:val="00E815FF"/>
    <w:rsid w:val="00E84C4B"/>
    <w:rsid w:val="00E85FC4"/>
    <w:rsid w:val="00E878BE"/>
    <w:rsid w:val="00E87F99"/>
    <w:rsid w:val="00EA0F10"/>
    <w:rsid w:val="00EB0FEF"/>
    <w:rsid w:val="00EB1843"/>
    <w:rsid w:val="00EB1E5E"/>
    <w:rsid w:val="00ED150B"/>
    <w:rsid w:val="00ED2039"/>
    <w:rsid w:val="00ED4DBC"/>
    <w:rsid w:val="00EE5429"/>
    <w:rsid w:val="00EE76B3"/>
    <w:rsid w:val="00F13520"/>
    <w:rsid w:val="00F34D3E"/>
    <w:rsid w:val="00F37A39"/>
    <w:rsid w:val="00F4792C"/>
    <w:rsid w:val="00F8404E"/>
    <w:rsid w:val="00F93C5D"/>
    <w:rsid w:val="00F93E3F"/>
    <w:rsid w:val="00F97494"/>
    <w:rsid w:val="00FB3E44"/>
    <w:rsid w:val="00FC0B68"/>
    <w:rsid w:val="00FC35F2"/>
    <w:rsid w:val="00FE0883"/>
    <w:rsid w:val="00FE311F"/>
    <w:rsid w:val="00FF2ABE"/>
    <w:rsid w:val="00FF76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0C75F"/>
  <w15:docId w15:val="{AAB1DACC-7A8F-47F4-B0A0-561AD9801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6F4"/>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9B36F4"/>
    <w:pPr>
      <w:spacing w:line="240" w:lineRule="auto"/>
    </w:pPr>
    <w:rPr>
      <w:sz w:val="20"/>
      <w:szCs w:val="20"/>
    </w:rPr>
  </w:style>
  <w:style w:type="character" w:customStyle="1" w:styleId="CommentTextChar">
    <w:name w:val="Comment Text Char"/>
    <w:basedOn w:val="DefaultParagraphFont"/>
    <w:link w:val="CommentText"/>
    <w:uiPriority w:val="99"/>
    <w:rsid w:val="009B36F4"/>
    <w:rPr>
      <w:rFonts w:ascii="Calibri" w:eastAsia="Calibri" w:hAnsi="Calibri" w:cs="Calibri"/>
      <w:sz w:val="20"/>
      <w:szCs w:val="20"/>
    </w:rPr>
  </w:style>
  <w:style w:type="character" w:styleId="CommentReference">
    <w:name w:val="annotation reference"/>
    <w:basedOn w:val="DefaultParagraphFont"/>
    <w:uiPriority w:val="99"/>
    <w:semiHidden/>
    <w:unhideWhenUsed/>
    <w:rsid w:val="009B36F4"/>
    <w:rPr>
      <w:sz w:val="16"/>
      <w:szCs w:val="16"/>
    </w:rPr>
  </w:style>
  <w:style w:type="paragraph" w:styleId="NormalWeb">
    <w:name w:val="Normal (Web)"/>
    <w:basedOn w:val="Normal"/>
    <w:uiPriority w:val="99"/>
    <w:unhideWhenUsed/>
    <w:rsid w:val="009B36F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B36F4"/>
    <w:pPr>
      <w:ind w:left="720"/>
      <w:contextualSpacing/>
    </w:pPr>
  </w:style>
  <w:style w:type="paragraph" w:customStyle="1" w:styleId="EndNoteBibliography">
    <w:name w:val="EndNote Bibliography"/>
    <w:basedOn w:val="Normal"/>
    <w:link w:val="EndNoteBibliographyChar"/>
    <w:rsid w:val="009B36F4"/>
    <w:pPr>
      <w:spacing w:line="240" w:lineRule="auto"/>
    </w:pPr>
    <w:rPr>
      <w:noProof/>
    </w:rPr>
  </w:style>
  <w:style w:type="character" w:customStyle="1" w:styleId="EndNoteBibliographyChar">
    <w:name w:val="EndNote Bibliography Char"/>
    <w:basedOn w:val="DefaultParagraphFont"/>
    <w:link w:val="EndNoteBibliography"/>
    <w:rsid w:val="009B36F4"/>
    <w:rPr>
      <w:rFonts w:ascii="Calibri" w:eastAsia="Calibri" w:hAnsi="Calibri" w:cs="Calibri"/>
      <w:noProof/>
    </w:rPr>
  </w:style>
  <w:style w:type="paragraph" w:styleId="CommentSubject">
    <w:name w:val="annotation subject"/>
    <w:basedOn w:val="CommentText"/>
    <w:next w:val="CommentText"/>
    <w:link w:val="CommentSubjectChar"/>
    <w:uiPriority w:val="99"/>
    <w:semiHidden/>
    <w:unhideWhenUsed/>
    <w:rsid w:val="009F3F6D"/>
    <w:rPr>
      <w:b/>
      <w:bCs/>
    </w:rPr>
  </w:style>
  <w:style w:type="character" w:customStyle="1" w:styleId="CommentSubjectChar">
    <w:name w:val="Comment Subject Char"/>
    <w:basedOn w:val="CommentTextChar"/>
    <w:link w:val="CommentSubject"/>
    <w:uiPriority w:val="99"/>
    <w:semiHidden/>
    <w:rsid w:val="009F3F6D"/>
    <w:rPr>
      <w:rFonts w:ascii="Calibri" w:eastAsia="Calibri" w:hAnsi="Calibri" w:cs="Calibri"/>
      <w:b/>
      <w:bCs/>
      <w:sz w:val="20"/>
      <w:szCs w:val="20"/>
    </w:rPr>
  </w:style>
  <w:style w:type="paragraph" w:customStyle="1" w:styleId="EndNoteBibliographyTitle">
    <w:name w:val="EndNote Bibliography Title"/>
    <w:basedOn w:val="Normal"/>
    <w:link w:val="EndNoteBibliographyTitleChar"/>
    <w:rsid w:val="00110D33"/>
    <w:pPr>
      <w:spacing w:after="0"/>
      <w:jc w:val="center"/>
    </w:pPr>
    <w:rPr>
      <w:noProof/>
    </w:rPr>
  </w:style>
  <w:style w:type="character" w:customStyle="1" w:styleId="EndNoteBibliographyTitleChar">
    <w:name w:val="EndNote Bibliography Title Char"/>
    <w:basedOn w:val="DefaultParagraphFont"/>
    <w:link w:val="EndNoteBibliographyTitle"/>
    <w:rsid w:val="00110D33"/>
    <w:rPr>
      <w:rFonts w:ascii="Calibri" w:eastAsia="Calibri" w:hAnsi="Calibri" w:cs="Calibri"/>
      <w:noProof/>
    </w:rPr>
  </w:style>
  <w:style w:type="paragraph" w:styleId="HTMLPreformatted">
    <w:name w:val="HTML Preformatted"/>
    <w:basedOn w:val="Normal"/>
    <w:link w:val="HTMLPreformattedChar"/>
    <w:uiPriority w:val="99"/>
    <w:semiHidden/>
    <w:unhideWhenUsed/>
    <w:rsid w:val="002F64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F6434"/>
    <w:rPr>
      <w:rFonts w:ascii="Consolas" w:eastAsia="Calibri" w:hAnsi="Consolas" w:cs="Calibri"/>
      <w:sz w:val="20"/>
      <w:szCs w:val="20"/>
    </w:rPr>
  </w:style>
  <w:style w:type="paragraph" w:styleId="Revision">
    <w:name w:val="Revision"/>
    <w:hidden/>
    <w:uiPriority w:val="99"/>
    <w:semiHidden/>
    <w:rsid w:val="00A138E3"/>
    <w:pPr>
      <w:spacing w:after="0" w:line="240" w:lineRule="auto"/>
    </w:pPr>
    <w:rPr>
      <w:rFonts w:ascii="Calibri" w:eastAsia="Calibri" w:hAnsi="Calibri" w:cs="Calibri"/>
    </w:rPr>
  </w:style>
  <w:style w:type="table" w:styleId="TableGrid">
    <w:name w:val="Table Grid"/>
    <w:basedOn w:val="TableNormal"/>
    <w:uiPriority w:val="39"/>
    <w:rsid w:val="001D4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24C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24CC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24C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ED4DBC"/>
  </w:style>
  <w:style w:type="character" w:styleId="Hyperlink">
    <w:name w:val="Hyperlink"/>
    <w:basedOn w:val="DefaultParagraphFont"/>
    <w:uiPriority w:val="99"/>
    <w:semiHidden/>
    <w:unhideWhenUsed/>
    <w:rsid w:val="00ED4D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49136">
      <w:bodyDiv w:val="1"/>
      <w:marLeft w:val="0"/>
      <w:marRight w:val="0"/>
      <w:marTop w:val="0"/>
      <w:marBottom w:val="0"/>
      <w:divBdr>
        <w:top w:val="none" w:sz="0" w:space="0" w:color="auto"/>
        <w:left w:val="none" w:sz="0" w:space="0" w:color="auto"/>
        <w:bottom w:val="none" w:sz="0" w:space="0" w:color="auto"/>
        <w:right w:val="none" w:sz="0" w:space="0" w:color="auto"/>
      </w:divBdr>
    </w:div>
    <w:div w:id="36898818">
      <w:bodyDiv w:val="1"/>
      <w:marLeft w:val="0"/>
      <w:marRight w:val="0"/>
      <w:marTop w:val="0"/>
      <w:marBottom w:val="0"/>
      <w:divBdr>
        <w:top w:val="none" w:sz="0" w:space="0" w:color="auto"/>
        <w:left w:val="none" w:sz="0" w:space="0" w:color="auto"/>
        <w:bottom w:val="none" w:sz="0" w:space="0" w:color="auto"/>
        <w:right w:val="none" w:sz="0" w:space="0" w:color="auto"/>
      </w:divBdr>
    </w:div>
    <w:div w:id="175460335">
      <w:bodyDiv w:val="1"/>
      <w:marLeft w:val="0"/>
      <w:marRight w:val="0"/>
      <w:marTop w:val="0"/>
      <w:marBottom w:val="0"/>
      <w:divBdr>
        <w:top w:val="none" w:sz="0" w:space="0" w:color="auto"/>
        <w:left w:val="none" w:sz="0" w:space="0" w:color="auto"/>
        <w:bottom w:val="none" w:sz="0" w:space="0" w:color="auto"/>
        <w:right w:val="none" w:sz="0" w:space="0" w:color="auto"/>
      </w:divBdr>
    </w:div>
    <w:div w:id="307170089">
      <w:bodyDiv w:val="1"/>
      <w:marLeft w:val="0"/>
      <w:marRight w:val="0"/>
      <w:marTop w:val="0"/>
      <w:marBottom w:val="0"/>
      <w:divBdr>
        <w:top w:val="none" w:sz="0" w:space="0" w:color="auto"/>
        <w:left w:val="none" w:sz="0" w:space="0" w:color="auto"/>
        <w:bottom w:val="none" w:sz="0" w:space="0" w:color="auto"/>
        <w:right w:val="none" w:sz="0" w:space="0" w:color="auto"/>
      </w:divBdr>
    </w:div>
    <w:div w:id="327752629">
      <w:bodyDiv w:val="1"/>
      <w:marLeft w:val="0"/>
      <w:marRight w:val="0"/>
      <w:marTop w:val="0"/>
      <w:marBottom w:val="0"/>
      <w:divBdr>
        <w:top w:val="none" w:sz="0" w:space="0" w:color="auto"/>
        <w:left w:val="none" w:sz="0" w:space="0" w:color="auto"/>
        <w:bottom w:val="none" w:sz="0" w:space="0" w:color="auto"/>
        <w:right w:val="none" w:sz="0" w:space="0" w:color="auto"/>
      </w:divBdr>
    </w:div>
    <w:div w:id="433287778">
      <w:bodyDiv w:val="1"/>
      <w:marLeft w:val="0"/>
      <w:marRight w:val="0"/>
      <w:marTop w:val="0"/>
      <w:marBottom w:val="0"/>
      <w:divBdr>
        <w:top w:val="none" w:sz="0" w:space="0" w:color="auto"/>
        <w:left w:val="none" w:sz="0" w:space="0" w:color="auto"/>
        <w:bottom w:val="none" w:sz="0" w:space="0" w:color="auto"/>
        <w:right w:val="none" w:sz="0" w:space="0" w:color="auto"/>
      </w:divBdr>
      <w:divsChild>
        <w:div w:id="142084657">
          <w:marLeft w:val="0"/>
          <w:marRight w:val="0"/>
          <w:marTop w:val="0"/>
          <w:marBottom w:val="0"/>
          <w:divBdr>
            <w:top w:val="none" w:sz="0" w:space="0" w:color="auto"/>
            <w:left w:val="none" w:sz="0" w:space="0" w:color="auto"/>
            <w:bottom w:val="single" w:sz="6" w:space="4" w:color="DDDDDD"/>
            <w:right w:val="none" w:sz="0" w:space="0" w:color="auto"/>
          </w:divBdr>
        </w:div>
        <w:div w:id="2014989523">
          <w:marLeft w:val="0"/>
          <w:marRight w:val="0"/>
          <w:marTop w:val="0"/>
          <w:marBottom w:val="0"/>
          <w:divBdr>
            <w:top w:val="none" w:sz="0" w:space="0" w:color="auto"/>
            <w:left w:val="none" w:sz="0" w:space="0" w:color="auto"/>
            <w:bottom w:val="single" w:sz="6" w:space="4" w:color="DDDDDD"/>
            <w:right w:val="none" w:sz="0" w:space="0" w:color="auto"/>
          </w:divBdr>
        </w:div>
      </w:divsChild>
    </w:div>
    <w:div w:id="922880771">
      <w:bodyDiv w:val="1"/>
      <w:marLeft w:val="0"/>
      <w:marRight w:val="0"/>
      <w:marTop w:val="0"/>
      <w:marBottom w:val="0"/>
      <w:divBdr>
        <w:top w:val="none" w:sz="0" w:space="0" w:color="auto"/>
        <w:left w:val="none" w:sz="0" w:space="0" w:color="auto"/>
        <w:bottom w:val="none" w:sz="0" w:space="0" w:color="auto"/>
        <w:right w:val="none" w:sz="0" w:space="0" w:color="auto"/>
      </w:divBdr>
    </w:div>
    <w:div w:id="945042975">
      <w:bodyDiv w:val="1"/>
      <w:marLeft w:val="0"/>
      <w:marRight w:val="0"/>
      <w:marTop w:val="0"/>
      <w:marBottom w:val="0"/>
      <w:divBdr>
        <w:top w:val="none" w:sz="0" w:space="0" w:color="auto"/>
        <w:left w:val="none" w:sz="0" w:space="0" w:color="auto"/>
        <w:bottom w:val="none" w:sz="0" w:space="0" w:color="auto"/>
        <w:right w:val="none" w:sz="0" w:space="0" w:color="auto"/>
      </w:divBdr>
    </w:div>
    <w:div w:id="1297568453">
      <w:bodyDiv w:val="1"/>
      <w:marLeft w:val="0"/>
      <w:marRight w:val="0"/>
      <w:marTop w:val="0"/>
      <w:marBottom w:val="0"/>
      <w:divBdr>
        <w:top w:val="none" w:sz="0" w:space="0" w:color="auto"/>
        <w:left w:val="none" w:sz="0" w:space="0" w:color="auto"/>
        <w:bottom w:val="none" w:sz="0" w:space="0" w:color="auto"/>
        <w:right w:val="none" w:sz="0" w:space="0" w:color="auto"/>
      </w:divBdr>
    </w:div>
    <w:div w:id="1318454808">
      <w:bodyDiv w:val="1"/>
      <w:marLeft w:val="0"/>
      <w:marRight w:val="0"/>
      <w:marTop w:val="0"/>
      <w:marBottom w:val="0"/>
      <w:divBdr>
        <w:top w:val="none" w:sz="0" w:space="0" w:color="auto"/>
        <w:left w:val="none" w:sz="0" w:space="0" w:color="auto"/>
        <w:bottom w:val="none" w:sz="0" w:space="0" w:color="auto"/>
        <w:right w:val="none" w:sz="0" w:space="0" w:color="auto"/>
      </w:divBdr>
    </w:div>
    <w:div w:id="1362630971">
      <w:bodyDiv w:val="1"/>
      <w:marLeft w:val="0"/>
      <w:marRight w:val="0"/>
      <w:marTop w:val="0"/>
      <w:marBottom w:val="0"/>
      <w:divBdr>
        <w:top w:val="none" w:sz="0" w:space="0" w:color="auto"/>
        <w:left w:val="none" w:sz="0" w:space="0" w:color="auto"/>
        <w:bottom w:val="none" w:sz="0" w:space="0" w:color="auto"/>
        <w:right w:val="none" w:sz="0" w:space="0" w:color="auto"/>
      </w:divBdr>
      <w:divsChild>
        <w:div w:id="546065779">
          <w:marLeft w:val="0"/>
          <w:marRight w:val="0"/>
          <w:marTop w:val="0"/>
          <w:marBottom w:val="0"/>
          <w:divBdr>
            <w:top w:val="none" w:sz="0" w:space="0" w:color="auto"/>
            <w:left w:val="none" w:sz="0" w:space="0" w:color="auto"/>
            <w:bottom w:val="single" w:sz="6" w:space="4" w:color="DDDDDD"/>
            <w:right w:val="none" w:sz="0" w:space="0" w:color="auto"/>
          </w:divBdr>
        </w:div>
        <w:div w:id="1553421718">
          <w:marLeft w:val="0"/>
          <w:marRight w:val="0"/>
          <w:marTop w:val="0"/>
          <w:marBottom w:val="0"/>
          <w:divBdr>
            <w:top w:val="none" w:sz="0" w:space="0" w:color="auto"/>
            <w:left w:val="none" w:sz="0" w:space="0" w:color="auto"/>
            <w:bottom w:val="single" w:sz="6" w:space="4" w:color="DDDDDD"/>
            <w:right w:val="none" w:sz="0" w:space="0" w:color="auto"/>
          </w:divBdr>
        </w:div>
      </w:divsChild>
    </w:div>
    <w:div w:id="1568370778">
      <w:bodyDiv w:val="1"/>
      <w:marLeft w:val="0"/>
      <w:marRight w:val="0"/>
      <w:marTop w:val="0"/>
      <w:marBottom w:val="0"/>
      <w:divBdr>
        <w:top w:val="none" w:sz="0" w:space="0" w:color="auto"/>
        <w:left w:val="none" w:sz="0" w:space="0" w:color="auto"/>
        <w:bottom w:val="none" w:sz="0" w:space="0" w:color="auto"/>
        <w:right w:val="none" w:sz="0" w:space="0" w:color="auto"/>
      </w:divBdr>
      <w:divsChild>
        <w:div w:id="361169969">
          <w:marLeft w:val="0"/>
          <w:marRight w:val="0"/>
          <w:marTop w:val="0"/>
          <w:marBottom w:val="0"/>
          <w:divBdr>
            <w:top w:val="none" w:sz="0" w:space="0" w:color="auto"/>
            <w:left w:val="none" w:sz="0" w:space="0" w:color="auto"/>
            <w:bottom w:val="none" w:sz="0" w:space="0" w:color="auto"/>
            <w:right w:val="none" w:sz="0" w:space="0" w:color="auto"/>
          </w:divBdr>
        </w:div>
        <w:div w:id="1341814706">
          <w:marLeft w:val="0"/>
          <w:marRight w:val="0"/>
          <w:marTop w:val="0"/>
          <w:marBottom w:val="0"/>
          <w:divBdr>
            <w:top w:val="none" w:sz="0" w:space="0" w:color="auto"/>
            <w:left w:val="none" w:sz="0" w:space="0" w:color="auto"/>
            <w:bottom w:val="none" w:sz="0" w:space="0" w:color="auto"/>
            <w:right w:val="none" w:sz="0" w:space="0" w:color="auto"/>
          </w:divBdr>
        </w:div>
      </w:divsChild>
    </w:div>
    <w:div w:id="1709253817">
      <w:bodyDiv w:val="1"/>
      <w:marLeft w:val="0"/>
      <w:marRight w:val="0"/>
      <w:marTop w:val="0"/>
      <w:marBottom w:val="0"/>
      <w:divBdr>
        <w:top w:val="none" w:sz="0" w:space="0" w:color="auto"/>
        <w:left w:val="none" w:sz="0" w:space="0" w:color="auto"/>
        <w:bottom w:val="none" w:sz="0" w:space="0" w:color="auto"/>
        <w:right w:val="none" w:sz="0" w:space="0" w:color="auto"/>
      </w:divBdr>
      <w:divsChild>
        <w:div w:id="414593821">
          <w:marLeft w:val="0"/>
          <w:marRight w:val="0"/>
          <w:marTop w:val="0"/>
          <w:marBottom w:val="0"/>
          <w:divBdr>
            <w:top w:val="none" w:sz="0" w:space="0" w:color="auto"/>
            <w:left w:val="none" w:sz="0" w:space="0" w:color="auto"/>
            <w:bottom w:val="none" w:sz="0" w:space="0" w:color="auto"/>
            <w:right w:val="none" w:sz="0" w:space="0" w:color="auto"/>
          </w:divBdr>
        </w:div>
        <w:div w:id="1755933210">
          <w:marLeft w:val="0"/>
          <w:marRight w:val="0"/>
          <w:marTop w:val="0"/>
          <w:marBottom w:val="0"/>
          <w:divBdr>
            <w:top w:val="none" w:sz="0" w:space="0" w:color="auto"/>
            <w:left w:val="none" w:sz="0" w:space="0" w:color="auto"/>
            <w:bottom w:val="none" w:sz="0" w:space="0" w:color="auto"/>
            <w:right w:val="none" w:sz="0" w:space="0" w:color="auto"/>
          </w:divBdr>
        </w:div>
      </w:divsChild>
    </w:div>
    <w:div w:id="1759473680">
      <w:bodyDiv w:val="1"/>
      <w:marLeft w:val="0"/>
      <w:marRight w:val="0"/>
      <w:marTop w:val="0"/>
      <w:marBottom w:val="0"/>
      <w:divBdr>
        <w:top w:val="none" w:sz="0" w:space="0" w:color="auto"/>
        <w:left w:val="none" w:sz="0" w:space="0" w:color="auto"/>
        <w:bottom w:val="none" w:sz="0" w:space="0" w:color="auto"/>
        <w:right w:val="none" w:sz="0" w:space="0" w:color="auto"/>
      </w:divBdr>
    </w:div>
    <w:div w:id="1836604890">
      <w:bodyDiv w:val="1"/>
      <w:marLeft w:val="0"/>
      <w:marRight w:val="0"/>
      <w:marTop w:val="0"/>
      <w:marBottom w:val="0"/>
      <w:divBdr>
        <w:top w:val="none" w:sz="0" w:space="0" w:color="auto"/>
        <w:left w:val="none" w:sz="0" w:space="0" w:color="auto"/>
        <w:bottom w:val="none" w:sz="0" w:space="0" w:color="auto"/>
        <w:right w:val="none" w:sz="0" w:space="0" w:color="auto"/>
      </w:divBdr>
    </w:div>
    <w:div w:id="1968972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F21B36E-D846-49A2-8859-B932511B4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4252</Words>
  <Characters>24237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Arking</dc:creator>
  <cp:keywords/>
  <dc:description/>
  <cp:lastModifiedBy>Abimereki Muzaale</cp:lastModifiedBy>
  <cp:revision>2</cp:revision>
  <dcterms:created xsi:type="dcterms:W3CDTF">2023-08-08T16:23:00Z</dcterms:created>
  <dcterms:modified xsi:type="dcterms:W3CDTF">2023-08-08T16:23:00Z</dcterms:modified>
</cp:coreProperties>
</file>